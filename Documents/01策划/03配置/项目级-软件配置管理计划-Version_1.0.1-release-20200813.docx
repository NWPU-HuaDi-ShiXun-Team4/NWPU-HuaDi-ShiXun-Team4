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rPr>
          <w:rFonts w:hint="default" w:ascii="Times New Roman" w:eastAsia="宋体"/>
          <w:color w:val="000000"/>
          <w:lang w:val="en-US" w:eastAsia="zh-CN"/>
        </w:rPr>
      </w:pPr>
      <w:r>
        <w:rPr>
          <w:rFonts w:hint="eastAsia" w:ascii="Times New Roman" w:eastAsia="宋体"/>
          <w:color w:val="000000"/>
        </w:rPr>
        <w:t>编码</w:t>
      </w:r>
      <w:r>
        <w:rPr>
          <w:rFonts w:ascii="Times New Roman" w:eastAsia="宋体"/>
          <w:color w:val="000000"/>
        </w:rPr>
        <w:t>：</w:t>
      </w:r>
      <w:r>
        <w:rPr>
          <w:rFonts w:hint="eastAsia" w:ascii="Times New Roman" w:eastAsia="宋体"/>
          <w:color w:val="000000"/>
        </w:rPr>
        <w:t>项目级-</w:t>
      </w:r>
      <w:r>
        <w:rPr>
          <w:rFonts w:hint="eastAsia" w:ascii="Times New Roman" w:eastAsia="宋体"/>
          <w:color w:val="000000"/>
          <w:lang w:val="en-US" w:eastAsia="zh-CN"/>
        </w:rPr>
        <w:t>软件配置管理计划</w:t>
      </w:r>
      <w:r>
        <w:rPr>
          <w:rFonts w:hint="eastAsia" w:ascii="Times New Roman" w:eastAsia="宋体"/>
          <w:color w:val="000000"/>
        </w:rPr>
        <w:t>-Version</w:t>
      </w:r>
      <w:r>
        <w:rPr>
          <w:rFonts w:ascii="Times New Roman" w:eastAsia="宋体"/>
          <w:color w:val="000000"/>
        </w:rPr>
        <w:t>_</w:t>
      </w:r>
      <w:r>
        <w:rPr>
          <w:rFonts w:hint="eastAsia" w:ascii="Times New Roman" w:eastAsia="宋体"/>
          <w:color w:val="000000"/>
          <w:lang w:val="en-US" w:eastAsia="zh-CN"/>
        </w:rPr>
        <w:t>1.0.1</w:t>
      </w:r>
      <w:r>
        <w:rPr>
          <w:rFonts w:ascii="Times New Roman" w:eastAsia="宋体"/>
          <w:color w:val="000000"/>
        </w:rPr>
        <w:t>-</w:t>
      </w:r>
      <w:r>
        <w:rPr>
          <w:rFonts w:hint="eastAsia" w:ascii="Times New Roman" w:eastAsia="宋体"/>
          <w:color w:val="000000"/>
          <w:lang w:val="en-US" w:eastAsia="zh-CN"/>
        </w:rPr>
        <w:t>release</w:t>
      </w:r>
      <w:r>
        <w:rPr>
          <w:rFonts w:hint="eastAsia" w:ascii="Times New Roman" w:eastAsia="宋体"/>
          <w:color w:val="000000"/>
        </w:rPr>
        <w:t>-</w:t>
      </w:r>
      <w:r>
        <w:rPr>
          <w:rFonts w:ascii="Times New Roman" w:eastAsia="宋体"/>
          <w:color w:val="000000"/>
        </w:rPr>
        <w:t>2020</w:t>
      </w:r>
      <w:r>
        <w:rPr>
          <w:rFonts w:hint="eastAsia" w:ascii="Times New Roman" w:eastAsia="宋体"/>
          <w:color w:val="000000"/>
          <w:lang w:val="en-US" w:eastAsia="zh-CN"/>
        </w:rPr>
        <w:t>0813</w:t>
      </w:r>
    </w:p>
    <w:p>
      <w:pPr>
        <w:pStyle w:val="26"/>
        <w:rPr>
          <w:rFonts w:ascii="Times New Roman" w:eastAsia="宋体"/>
          <w:color w:val="000000"/>
        </w:rPr>
      </w:pPr>
      <w:r>
        <w:rPr>
          <w:rFonts w:hint="eastAsia" w:ascii="Times New Roman" w:eastAsia="宋体"/>
          <w:color w:val="000000"/>
        </w:rPr>
        <w:t>文档等级</w:t>
      </w:r>
      <w:r>
        <w:rPr>
          <w:rFonts w:ascii="Times New Roman" w:eastAsia="宋体"/>
          <w:color w:val="000000"/>
        </w:rPr>
        <w:t>：</w:t>
      </w:r>
      <w:r>
        <w:rPr>
          <w:rFonts w:asciiTheme="minorEastAsia" w:hAnsiTheme="minorEastAsia" w:eastAsiaTheme="minorEastAsia"/>
          <w:color w:val="000000"/>
        </w:rPr>
        <w:t>□</w:t>
      </w:r>
      <w:r>
        <w:rPr>
          <w:rFonts w:hint="eastAsia" w:ascii="Times New Roman" w:hAnsi="宋体" w:eastAsia="宋体"/>
          <w:color w:val="000000"/>
        </w:rPr>
        <w:t>发布级</w:t>
      </w:r>
      <w:r>
        <w:rPr>
          <w:rFonts w:ascii="Times New Roman" w:eastAsia="宋体"/>
          <w:color w:val="000000"/>
        </w:rPr>
        <w:t xml:space="preserve"> </w:t>
      </w:r>
      <w:r>
        <w:rPr>
          <w:rFonts w:ascii="宋体" w:hAnsi="宋体" w:eastAsia="宋体"/>
          <w:color w:val="000000"/>
        </w:rPr>
        <w:t>■</w:t>
      </w:r>
      <w:r>
        <w:rPr>
          <w:rFonts w:ascii="Times New Roman" w:hAnsi="宋体" w:eastAsia="宋体"/>
          <w:color w:val="000000"/>
        </w:rPr>
        <w:t>项目级</w:t>
      </w:r>
      <w:r>
        <w:rPr>
          <w:rFonts w:ascii="Times New Roman" w:eastAsia="宋体"/>
          <w:color w:val="000000"/>
        </w:rPr>
        <w:t xml:space="preserve"> </w:t>
      </w:r>
      <w:r>
        <w:rPr>
          <w:rFonts w:asciiTheme="minorEastAsia" w:hAnsiTheme="minorEastAsia" w:eastAsiaTheme="minorEastAsia"/>
          <w:color w:val="000000"/>
        </w:rPr>
        <w:t>□</w:t>
      </w:r>
      <w:r>
        <w:rPr>
          <w:rFonts w:hint="eastAsia" w:ascii="Times New Roman" w:hAnsi="宋体" w:eastAsia="宋体"/>
          <w:color w:val="000000"/>
        </w:rPr>
        <w:t>团队级</w:t>
      </w:r>
    </w:p>
    <w:p>
      <w:pPr>
        <w:pStyle w:val="26"/>
        <w:rPr>
          <w:rFonts w:ascii="Times New Roman" w:eastAsia="宋体"/>
          <w:color w:val="000000"/>
        </w:rPr>
      </w:pPr>
      <w:r>
        <w:rPr>
          <w:rFonts w:ascii="Times New Roman" w:eastAsia="宋体"/>
          <w:color w:val="000000"/>
        </w:rPr>
        <w:t>采纳标准：</w:t>
      </w:r>
      <w:r>
        <w:rPr>
          <w:rFonts w:hint="eastAsia" w:ascii="Times New Roman" w:eastAsia="宋体"/>
          <w:color w:val="000000"/>
        </w:rPr>
        <w:t>团队文档质量标准</w:t>
      </w:r>
    </w:p>
    <w:p>
      <w:pPr>
        <w:pStyle w:val="26"/>
        <w:rPr>
          <w:rFonts w:ascii="Times New Roman" w:eastAsia="宋体"/>
          <w:b w:val="0"/>
          <w:color w:val="000000"/>
        </w:rPr>
      </w:pPr>
    </w:p>
    <w:p>
      <w:pPr>
        <w:pStyle w:val="26"/>
        <w:rPr>
          <w:rFonts w:ascii="Times New Roman" w:eastAsia="宋体"/>
          <w:b w:val="0"/>
          <w:color w:val="000000"/>
        </w:rPr>
      </w:pPr>
    </w:p>
    <w:p>
      <w:pPr>
        <w:pStyle w:val="26"/>
        <w:rPr>
          <w:rFonts w:ascii="Times New Roman" w:eastAsia="宋体"/>
          <w:b w:val="0"/>
          <w:color w:val="000000"/>
        </w:rPr>
      </w:pPr>
    </w:p>
    <w:p>
      <w:pPr>
        <w:pStyle w:val="26"/>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rPr>
      </w:pPr>
    </w:p>
    <w:p>
      <w:pPr>
        <w:pStyle w:val="26"/>
        <w:jc w:val="right"/>
        <w:rPr>
          <w:rFonts w:ascii="Times New Roman" w:eastAsia="宋体"/>
          <w:b w:val="0"/>
          <w:color w:val="000000"/>
          <w:sz w:val="44"/>
          <w:szCs w:val="44"/>
        </w:rPr>
      </w:pPr>
      <w:r>
        <w:rPr>
          <w:rFonts w:hint="eastAsia" w:ascii="Times New Roman" w:eastAsia="宋体"/>
          <w:color w:val="000000"/>
          <w:sz w:val="44"/>
          <w:szCs w:val="44"/>
          <w:lang w:val="en-US" w:eastAsia="zh-CN"/>
        </w:rPr>
        <w:t>网络文学大数据分析</w:t>
      </w:r>
      <w:r>
        <w:rPr>
          <w:rFonts w:hint="eastAsia" w:ascii="Times New Roman" w:eastAsia="宋体"/>
          <w:color w:val="000000"/>
          <w:sz w:val="44"/>
          <w:szCs w:val="44"/>
        </w:rPr>
        <w:t>系统</w:t>
      </w:r>
    </w:p>
    <w:p>
      <w:pPr>
        <w:wordWrap w:val="0"/>
        <w:spacing w:line="300" w:lineRule="auto"/>
        <w:jc w:val="right"/>
        <w:rPr>
          <w:b/>
          <w:szCs w:val="21"/>
        </w:rPr>
      </w:pPr>
      <w:r>
        <w:rPr>
          <w:b/>
          <w:szCs w:val="21"/>
        </w:rPr>
        <w:t xml:space="preserve">Big </w:t>
      </w:r>
      <w:r>
        <w:rPr>
          <w:rFonts w:hint="eastAsia"/>
          <w:b/>
          <w:szCs w:val="21"/>
          <w:lang w:val="en-US" w:eastAsia="zh-CN"/>
        </w:rPr>
        <w:t>D</w:t>
      </w:r>
      <w:r>
        <w:rPr>
          <w:b/>
          <w:szCs w:val="21"/>
        </w:rPr>
        <w:t xml:space="preserve">ata Analysis </w:t>
      </w:r>
      <w:r>
        <w:rPr>
          <w:rFonts w:hint="eastAsia"/>
          <w:b/>
          <w:szCs w:val="21"/>
          <w:lang w:val="en-US" w:eastAsia="zh-CN"/>
        </w:rPr>
        <w:t>S</w:t>
      </w:r>
      <w:r>
        <w:rPr>
          <w:b/>
          <w:szCs w:val="21"/>
        </w:rPr>
        <w:t>ystem of Network Literature</w:t>
      </w:r>
    </w:p>
    <w:p>
      <w:pPr>
        <w:pStyle w:val="26"/>
        <w:jc w:val="right"/>
        <w:rPr>
          <w:rFonts w:hint="default" w:ascii="Times New Roman" w:eastAsia="宋体"/>
          <w:color w:val="000000"/>
          <w:sz w:val="36"/>
          <w:szCs w:val="36"/>
          <w:lang w:val="en-US" w:eastAsia="zh-CN"/>
        </w:rPr>
      </w:pPr>
      <w:r>
        <w:rPr>
          <w:rFonts w:hint="eastAsia" w:ascii="Times New Roman" w:eastAsia="宋体"/>
          <w:color w:val="000000"/>
          <w:sz w:val="36"/>
          <w:szCs w:val="36"/>
          <w:lang w:val="en-US" w:eastAsia="zh-CN"/>
        </w:rPr>
        <w:t>软件配置管理计划</w:t>
      </w:r>
    </w:p>
    <w:p>
      <w:pPr>
        <w:spacing w:line="300" w:lineRule="auto"/>
        <w:jc w:val="right"/>
        <w:rPr>
          <w:rFonts w:hint="eastAsia" w:eastAsia="宋体"/>
          <w:b/>
          <w:sz w:val="24"/>
          <w:lang w:val="en-US" w:eastAsia="zh-CN"/>
        </w:rPr>
      </w:pPr>
      <w:r>
        <w:rPr>
          <w:b/>
          <w:sz w:val="24"/>
        </w:rPr>
        <w:t xml:space="preserve">Version </w:t>
      </w:r>
      <w:r>
        <w:rPr>
          <w:rFonts w:hint="eastAsia"/>
          <w:b/>
          <w:sz w:val="24"/>
          <w:lang w:val="en-US" w:eastAsia="zh-CN"/>
        </w:rPr>
        <w:t>1.0.1</w:t>
      </w:r>
      <w:bookmarkStart w:id="74" w:name="_GoBack"/>
      <w:bookmarkEnd w:id="74"/>
      <w:r>
        <w:rPr>
          <w:rFonts w:hint="eastAsia"/>
          <w:b/>
          <w:sz w:val="24"/>
        </w:rPr>
        <w:t>-</w:t>
      </w:r>
      <w:r>
        <w:rPr>
          <w:rFonts w:hint="eastAsia"/>
          <w:b/>
          <w:sz w:val="24"/>
          <w:lang w:val="en-US" w:eastAsia="zh-CN"/>
        </w:rPr>
        <w:t>release</w:t>
      </w: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ind w:right="480"/>
        <w:rPr>
          <w:rFonts w:ascii="Times New Roman" w:eastAsia="宋体"/>
          <w:color w:val="000000"/>
        </w:rPr>
      </w:pPr>
    </w:p>
    <w:p>
      <w:pPr>
        <w:pStyle w:val="26"/>
        <w:jc w:val="right"/>
        <w:rPr>
          <w:rFonts w:hint="eastAsia" w:eastAsia="黑体"/>
          <w:b w:val="0"/>
          <w:lang w:val="en-US" w:eastAsia="zh-CN"/>
        </w:rPr>
      </w:pPr>
      <w:r>
        <w:rPr>
          <w:rFonts w:hint="eastAsia"/>
        </w:rPr>
        <w:t>编写人：</w:t>
      </w:r>
      <w:r>
        <w:rPr>
          <w:rFonts w:hint="eastAsia"/>
          <w:lang w:val="en-US" w:eastAsia="zh-CN"/>
        </w:rPr>
        <w:t>张婷睿</w:t>
      </w:r>
    </w:p>
    <w:p>
      <w:pPr>
        <w:spacing w:line="300" w:lineRule="auto"/>
        <w:jc w:val="right"/>
        <w:rPr>
          <w:b/>
          <w:sz w:val="24"/>
        </w:rPr>
      </w:pPr>
    </w:p>
    <w:p>
      <w:pPr>
        <w:spacing w:line="300" w:lineRule="auto"/>
        <w:jc w:val="right"/>
        <w:rPr>
          <w:b/>
          <w:sz w:val="24"/>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p>
    <w:p>
      <w:pPr>
        <w:pStyle w:val="26"/>
        <w:jc w:val="right"/>
        <w:rPr>
          <w:rFonts w:ascii="Times New Roman" w:eastAsia="宋体"/>
          <w:color w:val="000000"/>
        </w:rPr>
      </w:pPr>
      <w:r>
        <w:rPr>
          <w:rFonts w:hint="eastAsia" w:ascii="Times New Roman" w:eastAsia="宋体"/>
          <w:color w:val="000000"/>
          <w:lang w:val="en-US" w:eastAsia="zh-CN"/>
        </w:rPr>
        <w:t>西工大-华迪实训</w:t>
      </w:r>
      <w:r>
        <w:rPr>
          <w:rFonts w:hint="eastAsia" w:ascii="Times New Roman" w:eastAsia="宋体"/>
          <w:color w:val="000000"/>
        </w:rPr>
        <w:t>第</w:t>
      </w:r>
      <w:r>
        <w:rPr>
          <w:rFonts w:hint="eastAsia" w:ascii="Times New Roman" w:eastAsia="宋体"/>
          <w:color w:val="000000"/>
          <w:lang w:val="en-US" w:eastAsia="zh-CN"/>
        </w:rPr>
        <w:t>四</w:t>
      </w:r>
      <w:r>
        <w:rPr>
          <w:rFonts w:hint="eastAsia" w:ascii="Times New Roman" w:eastAsia="宋体"/>
          <w:color w:val="000000"/>
        </w:rPr>
        <w:t xml:space="preserve">小组   </w:t>
      </w:r>
    </w:p>
    <w:p>
      <w:pPr>
        <w:spacing w:line="300" w:lineRule="auto"/>
        <w:jc w:val="right"/>
        <w:rPr>
          <w:b/>
          <w:sz w:val="24"/>
        </w:rPr>
      </w:pPr>
      <w:r>
        <w:rPr>
          <w:b/>
          <w:sz w:val="24"/>
        </w:rPr>
        <w:t>All Rights Reserved</w:t>
      </w:r>
    </w:p>
    <w:p>
      <w:pPr>
        <w:widowControl/>
        <w:jc w:val="left"/>
        <w:rPr>
          <w:b/>
          <w:sz w:val="24"/>
        </w:rPr>
      </w:pPr>
      <w:r>
        <w:rPr>
          <w:b/>
          <w:sz w:val="24"/>
        </w:rPr>
        <w:br w:type="page"/>
      </w:r>
    </w:p>
    <w:sdt>
      <w:sdtPr>
        <w:rPr>
          <w:rFonts w:ascii="宋体" w:hAnsi="宋体" w:eastAsia="宋体" w:cstheme="minorBidi"/>
          <w:kern w:val="2"/>
          <w:sz w:val="21"/>
          <w:szCs w:val="22"/>
          <w:lang w:val="en-US" w:eastAsia="zh-CN" w:bidi="ar-SA"/>
        </w:rPr>
        <w:id w:val="147462364"/>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44"/>
              <w:szCs w:val="48"/>
            </w:rPr>
          </w:pPr>
          <w:r>
            <w:rPr>
              <w:rFonts w:hint="eastAsia" w:ascii="微软雅黑" w:hAnsi="微软雅黑" w:eastAsia="微软雅黑" w:cs="微软雅黑"/>
              <w:b/>
              <w:bCs/>
              <w:sz w:val="44"/>
              <w:szCs w:val="48"/>
            </w:rPr>
            <w:t>目</w:t>
          </w:r>
          <w:r>
            <w:rPr>
              <w:rFonts w:hint="eastAsia" w:ascii="微软雅黑" w:hAnsi="微软雅黑" w:eastAsia="微软雅黑" w:cs="微软雅黑"/>
              <w:b/>
              <w:bCs/>
              <w:sz w:val="44"/>
              <w:szCs w:val="48"/>
              <w:lang w:val="en-US" w:eastAsia="zh-CN"/>
            </w:rPr>
            <w:t xml:space="preserve">  </w:t>
          </w:r>
          <w:r>
            <w:rPr>
              <w:rFonts w:hint="eastAsia" w:ascii="微软雅黑" w:hAnsi="微软雅黑" w:eastAsia="微软雅黑" w:cs="微软雅黑"/>
              <w:b/>
              <w:bCs/>
              <w:sz w:val="44"/>
              <w:szCs w:val="48"/>
            </w:rPr>
            <w:t>录</w:t>
          </w:r>
        </w:p>
        <w:p>
          <w:pPr>
            <w:pStyle w:val="15"/>
            <w:tabs>
              <w:tab w:val="right" w:leader="dot" w:pos="8306"/>
            </w:tabs>
            <w:rPr>
              <w:b/>
              <w:bCs/>
            </w:rPr>
          </w:pPr>
          <w:r>
            <w:rPr>
              <w:b/>
              <w:sz w:val="21"/>
              <w:szCs w:val="21"/>
            </w:rPr>
            <w:fldChar w:fldCharType="begin"/>
          </w:r>
          <w:r>
            <w:rPr>
              <w:b/>
              <w:sz w:val="21"/>
              <w:szCs w:val="21"/>
            </w:rPr>
            <w:instrText xml:space="preserve">TOC \o "1-3" \h \u </w:instrText>
          </w:r>
          <w:r>
            <w:rPr>
              <w:b/>
              <w:sz w:val="21"/>
              <w:szCs w:val="21"/>
            </w:rPr>
            <w:fldChar w:fldCharType="separate"/>
          </w:r>
          <w:r>
            <w:rPr>
              <w:b/>
              <w:bCs/>
              <w:szCs w:val="21"/>
            </w:rPr>
            <w:fldChar w:fldCharType="begin"/>
          </w:r>
          <w:r>
            <w:rPr>
              <w:b/>
              <w:bCs/>
              <w:szCs w:val="21"/>
            </w:rPr>
            <w:instrText xml:space="preserve"> HYPERLINK \l _Toc20767 </w:instrText>
          </w:r>
          <w:r>
            <w:rPr>
              <w:b/>
              <w:bCs/>
              <w:szCs w:val="21"/>
            </w:rPr>
            <w:fldChar w:fldCharType="separate"/>
          </w:r>
          <w:r>
            <w:rPr>
              <w:rFonts w:hint="default" w:ascii="宋体" w:hAnsi="宋体" w:eastAsia="宋体" w:cs="宋体"/>
              <w:b/>
              <w:bCs/>
              <w:szCs w:val="32"/>
            </w:rPr>
            <w:t xml:space="preserve">1 </w:t>
          </w:r>
          <w:r>
            <w:rPr>
              <w:rFonts w:hint="eastAsia"/>
              <w:b/>
              <w:bCs/>
              <w:szCs w:val="32"/>
            </w:rPr>
            <w:t>引言</w:t>
          </w:r>
          <w:r>
            <w:rPr>
              <w:b/>
              <w:bCs/>
            </w:rPr>
            <w:tab/>
          </w:r>
          <w:r>
            <w:rPr>
              <w:b/>
              <w:bCs/>
            </w:rPr>
            <w:fldChar w:fldCharType="begin"/>
          </w:r>
          <w:r>
            <w:rPr>
              <w:b/>
              <w:bCs/>
            </w:rPr>
            <w:instrText xml:space="preserve"> PAGEREF _Toc20767 </w:instrText>
          </w:r>
          <w:r>
            <w:rPr>
              <w:b/>
              <w:bCs/>
            </w:rPr>
            <w:fldChar w:fldCharType="separate"/>
          </w:r>
          <w:r>
            <w:rPr>
              <w:b/>
              <w:bCs/>
            </w:rPr>
            <w:t>3</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_Toc872 </w:instrText>
          </w:r>
          <w:r>
            <w:rPr>
              <w:szCs w:val="21"/>
            </w:rPr>
            <w:fldChar w:fldCharType="separate"/>
          </w:r>
          <w:r>
            <w:rPr>
              <w:rFonts w:hint="default" w:ascii="宋体" w:hAnsi="宋体" w:eastAsia="宋体" w:cs="宋体"/>
              <w:szCs w:val="28"/>
              <w:lang w:val="en-US" w:eastAsia="zh-CN"/>
            </w:rPr>
            <w:t xml:space="preserve">1.1 </w:t>
          </w:r>
          <w:r>
            <w:rPr>
              <w:rFonts w:hint="eastAsia"/>
              <w:szCs w:val="28"/>
              <w:lang w:val="en-US" w:eastAsia="zh-CN"/>
            </w:rPr>
            <w:t>标识</w:t>
          </w:r>
          <w:r>
            <w:tab/>
          </w:r>
          <w:r>
            <w:fldChar w:fldCharType="begin"/>
          </w:r>
          <w:r>
            <w:instrText xml:space="preserve"> PAGEREF _Toc872 </w:instrText>
          </w:r>
          <w:r>
            <w:fldChar w:fldCharType="separate"/>
          </w:r>
          <w:r>
            <w:t>3</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_Toc7757 </w:instrText>
          </w:r>
          <w:r>
            <w:rPr>
              <w:szCs w:val="21"/>
            </w:rPr>
            <w:fldChar w:fldCharType="separate"/>
          </w:r>
          <w:r>
            <w:rPr>
              <w:rFonts w:hint="default" w:ascii="宋体" w:hAnsi="宋体" w:eastAsia="宋体" w:cs="宋体"/>
              <w:szCs w:val="28"/>
              <w:lang w:val="en-US" w:eastAsia="zh-CN"/>
            </w:rPr>
            <w:t xml:space="preserve">1.2 </w:t>
          </w:r>
          <w:r>
            <w:rPr>
              <w:rFonts w:hint="eastAsia"/>
              <w:szCs w:val="28"/>
              <w:lang w:val="en-US" w:eastAsia="zh-CN"/>
            </w:rPr>
            <w:t>系统概述</w:t>
          </w:r>
          <w:r>
            <w:tab/>
          </w:r>
          <w:r>
            <w:fldChar w:fldCharType="begin"/>
          </w:r>
          <w:r>
            <w:instrText xml:space="preserve"> PAGEREF _Toc7757 </w:instrText>
          </w:r>
          <w:r>
            <w:fldChar w:fldCharType="separate"/>
          </w:r>
          <w:r>
            <w:t>3</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_Toc11087 </w:instrText>
          </w:r>
          <w:r>
            <w:rPr>
              <w:szCs w:val="21"/>
            </w:rPr>
            <w:fldChar w:fldCharType="separate"/>
          </w:r>
          <w:r>
            <w:rPr>
              <w:rFonts w:hint="default" w:ascii="宋体" w:hAnsi="宋体" w:eastAsia="宋体" w:cs="宋体"/>
              <w:szCs w:val="28"/>
              <w:lang w:val="en-US" w:eastAsia="zh-CN"/>
            </w:rPr>
            <w:t xml:space="preserve">1.3 </w:t>
          </w:r>
          <w:r>
            <w:rPr>
              <w:rFonts w:hint="eastAsia"/>
              <w:szCs w:val="28"/>
              <w:lang w:val="en-US" w:eastAsia="zh-CN"/>
            </w:rPr>
            <w:t>文档概述</w:t>
          </w:r>
          <w:r>
            <w:tab/>
          </w:r>
          <w:r>
            <w:fldChar w:fldCharType="begin"/>
          </w:r>
          <w:r>
            <w:instrText xml:space="preserve"> PAGEREF _Toc11087 </w:instrText>
          </w:r>
          <w:r>
            <w:fldChar w:fldCharType="separate"/>
          </w:r>
          <w:r>
            <w:t>4</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_Toc21097 </w:instrText>
          </w:r>
          <w:r>
            <w:rPr>
              <w:szCs w:val="21"/>
            </w:rPr>
            <w:fldChar w:fldCharType="separate"/>
          </w:r>
          <w:r>
            <w:rPr>
              <w:rFonts w:hint="default" w:ascii="宋体" w:hAnsi="宋体" w:eastAsia="宋体" w:cs="宋体"/>
              <w:szCs w:val="28"/>
            </w:rPr>
            <w:t xml:space="preserve">1.4 </w:t>
          </w:r>
          <w:r>
            <w:rPr>
              <w:rFonts w:hint="eastAsia" w:ascii="宋体" w:hAnsi="宋体" w:eastAsia="宋体" w:cs="宋体"/>
              <w:szCs w:val="28"/>
            </w:rPr>
            <w:t>定义</w:t>
          </w:r>
          <w:r>
            <w:tab/>
          </w:r>
          <w:r>
            <w:fldChar w:fldCharType="begin"/>
          </w:r>
          <w:r>
            <w:instrText xml:space="preserve"> PAGEREF _Toc21097 </w:instrText>
          </w:r>
          <w:r>
            <w:fldChar w:fldCharType="separate"/>
          </w:r>
          <w:r>
            <w:t>4</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_Toc32043 </w:instrText>
          </w:r>
          <w:r>
            <w:rPr>
              <w:szCs w:val="21"/>
            </w:rPr>
            <w:fldChar w:fldCharType="separate"/>
          </w:r>
          <w:r>
            <w:rPr>
              <w:rFonts w:hint="default" w:ascii="宋体" w:hAnsi="宋体" w:eastAsia="宋体" w:cs="宋体"/>
              <w:szCs w:val="28"/>
              <w:lang w:val="en-US" w:eastAsia="zh-CN"/>
            </w:rPr>
            <w:t xml:space="preserve">1.5 </w:t>
          </w:r>
          <w:r>
            <w:rPr>
              <w:rFonts w:hint="eastAsia" w:ascii="宋体" w:hAnsi="宋体" w:eastAsia="宋体" w:cs="宋体"/>
              <w:szCs w:val="28"/>
              <w:lang w:val="en-US" w:eastAsia="zh-CN"/>
            </w:rPr>
            <w:t>范围</w:t>
          </w:r>
          <w:r>
            <w:tab/>
          </w:r>
          <w:r>
            <w:fldChar w:fldCharType="begin"/>
          </w:r>
          <w:r>
            <w:instrText xml:space="preserve"> PAGEREF _Toc32043 </w:instrText>
          </w:r>
          <w:r>
            <w:fldChar w:fldCharType="separate"/>
          </w:r>
          <w:r>
            <w:t>4</w:t>
          </w:r>
          <w:r>
            <w:fldChar w:fldCharType="end"/>
          </w:r>
          <w:r>
            <w:rPr>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_Toc15715 </w:instrText>
          </w:r>
          <w:r>
            <w:rPr>
              <w:b/>
              <w:bCs/>
              <w:szCs w:val="21"/>
            </w:rPr>
            <w:fldChar w:fldCharType="separate"/>
          </w:r>
          <w:r>
            <w:rPr>
              <w:rFonts w:hint="default" w:ascii="宋体" w:hAnsi="宋体" w:eastAsia="宋体" w:cs="宋体"/>
              <w:b/>
              <w:bCs/>
              <w:szCs w:val="32"/>
            </w:rPr>
            <w:t xml:space="preserve">2 </w:t>
          </w:r>
          <w:r>
            <w:rPr>
              <w:rFonts w:hint="eastAsia" w:ascii="宋体" w:hAnsi="宋体" w:eastAsia="宋体" w:cs="宋体"/>
              <w:b/>
              <w:bCs/>
              <w:szCs w:val="32"/>
            </w:rPr>
            <w:t>参考资料</w:t>
          </w:r>
          <w:r>
            <w:rPr>
              <w:b/>
              <w:bCs/>
            </w:rPr>
            <w:tab/>
          </w:r>
          <w:r>
            <w:rPr>
              <w:b/>
              <w:bCs/>
            </w:rPr>
            <w:fldChar w:fldCharType="begin"/>
          </w:r>
          <w:r>
            <w:rPr>
              <w:b/>
              <w:bCs/>
            </w:rPr>
            <w:instrText xml:space="preserve"> PAGEREF _Toc15715 </w:instrText>
          </w:r>
          <w:r>
            <w:rPr>
              <w:b/>
              <w:bCs/>
            </w:rPr>
            <w:fldChar w:fldCharType="separate"/>
          </w:r>
          <w:r>
            <w:rPr>
              <w:b/>
              <w:bCs/>
            </w:rPr>
            <w:t>5</w:t>
          </w:r>
          <w:r>
            <w:rPr>
              <w:b/>
              <w:bCs/>
            </w:rPr>
            <w:fldChar w:fldCharType="end"/>
          </w:r>
          <w:r>
            <w:rPr>
              <w:b/>
              <w:bCs/>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_Toc6447 </w:instrText>
          </w:r>
          <w:r>
            <w:rPr>
              <w:b/>
              <w:bCs/>
              <w:szCs w:val="21"/>
            </w:rPr>
            <w:fldChar w:fldCharType="separate"/>
          </w:r>
          <w:r>
            <w:rPr>
              <w:rFonts w:hint="default" w:ascii="宋体" w:hAnsi="宋体" w:eastAsia="宋体" w:cs="宋体"/>
              <w:b/>
              <w:bCs/>
              <w:szCs w:val="32"/>
              <w:lang w:val="en-US" w:eastAsia="zh-CN"/>
            </w:rPr>
            <w:t xml:space="preserve">3 </w:t>
          </w:r>
          <w:r>
            <w:rPr>
              <w:rFonts w:hint="eastAsia" w:ascii="宋体" w:hAnsi="宋体" w:eastAsia="宋体" w:cs="宋体"/>
              <w:b/>
              <w:bCs/>
              <w:szCs w:val="32"/>
            </w:rPr>
            <w:t>管理</w:t>
          </w:r>
          <w:r>
            <w:rPr>
              <w:rFonts w:hint="eastAsia" w:ascii="宋体" w:hAnsi="宋体" w:eastAsia="宋体" w:cs="宋体"/>
              <w:b/>
              <w:bCs/>
              <w:szCs w:val="32"/>
              <w:lang w:val="en-US" w:eastAsia="zh-CN"/>
            </w:rPr>
            <w:t>与配置</w:t>
          </w:r>
          <w:r>
            <w:rPr>
              <w:b/>
              <w:bCs/>
            </w:rPr>
            <w:tab/>
          </w:r>
          <w:r>
            <w:rPr>
              <w:b/>
              <w:bCs/>
            </w:rPr>
            <w:fldChar w:fldCharType="begin"/>
          </w:r>
          <w:r>
            <w:rPr>
              <w:b/>
              <w:bCs/>
            </w:rPr>
            <w:instrText xml:space="preserve"> PAGEREF _Toc6447 </w:instrText>
          </w:r>
          <w:r>
            <w:rPr>
              <w:b/>
              <w:bCs/>
            </w:rPr>
            <w:fldChar w:fldCharType="separate"/>
          </w:r>
          <w:r>
            <w:rPr>
              <w:b/>
              <w:bCs/>
            </w:rPr>
            <w:t>5</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_Toc22177 </w:instrText>
          </w:r>
          <w:r>
            <w:rPr>
              <w:szCs w:val="21"/>
            </w:rPr>
            <w:fldChar w:fldCharType="separate"/>
          </w:r>
          <w:r>
            <w:rPr>
              <w:rFonts w:hint="default" w:ascii="宋体" w:hAnsi="宋体" w:eastAsia="宋体" w:cs="宋体"/>
              <w:szCs w:val="28"/>
            </w:rPr>
            <w:t xml:space="preserve">3.1 </w:t>
          </w:r>
          <w:r>
            <w:rPr>
              <w:rFonts w:hint="eastAsia" w:ascii="宋体" w:hAnsi="宋体" w:eastAsia="宋体" w:cs="宋体"/>
              <w:szCs w:val="28"/>
            </w:rPr>
            <w:t>机构</w:t>
          </w:r>
          <w:r>
            <w:tab/>
          </w:r>
          <w:r>
            <w:fldChar w:fldCharType="begin"/>
          </w:r>
          <w:r>
            <w:instrText xml:space="preserve"> PAGEREF _Toc22177 </w:instrText>
          </w:r>
          <w:r>
            <w:fldChar w:fldCharType="separate"/>
          </w:r>
          <w:r>
            <w:t>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_Toc31037 </w:instrText>
          </w:r>
          <w:r>
            <w:rPr>
              <w:szCs w:val="21"/>
            </w:rPr>
            <w:fldChar w:fldCharType="separate"/>
          </w:r>
          <w:r>
            <w:rPr>
              <w:rFonts w:hint="default" w:ascii="宋体" w:hAnsi="宋体" w:eastAsia="宋体" w:cs="宋体"/>
              <w:szCs w:val="28"/>
              <w:lang w:val="en-US" w:eastAsia="zh-CN"/>
            </w:rPr>
            <w:t xml:space="preserve">3.2 </w:t>
          </w:r>
          <w:r>
            <w:rPr>
              <w:rFonts w:hint="eastAsia" w:ascii="宋体" w:hAnsi="宋体" w:eastAsia="宋体" w:cs="宋体"/>
              <w:szCs w:val="28"/>
              <w:lang w:val="en-US" w:eastAsia="zh-CN"/>
            </w:rPr>
            <w:t>职责和接口</w:t>
          </w:r>
          <w:r>
            <w:tab/>
          </w:r>
          <w:r>
            <w:fldChar w:fldCharType="begin"/>
          </w:r>
          <w:r>
            <w:instrText xml:space="preserve"> PAGEREF _Toc31037 </w:instrText>
          </w:r>
          <w:r>
            <w:fldChar w:fldCharType="separate"/>
          </w:r>
          <w:r>
            <w:t>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_Toc22593 </w:instrText>
          </w:r>
          <w:r>
            <w:rPr>
              <w:szCs w:val="21"/>
            </w:rPr>
            <w:fldChar w:fldCharType="separate"/>
          </w:r>
          <w:r>
            <w:rPr>
              <w:rFonts w:hint="default" w:ascii="宋体" w:hAnsi="宋体" w:eastAsia="宋体" w:cs="宋体"/>
              <w:szCs w:val="28"/>
            </w:rPr>
            <w:t xml:space="preserve">3.3 </w:t>
          </w:r>
          <w:r>
            <w:rPr>
              <w:rFonts w:hint="eastAsia" w:ascii="宋体" w:hAnsi="宋体" w:eastAsia="宋体" w:cs="宋体"/>
              <w:szCs w:val="28"/>
            </w:rPr>
            <w:t>接口控制</w:t>
          </w:r>
          <w:r>
            <w:tab/>
          </w:r>
          <w:r>
            <w:fldChar w:fldCharType="begin"/>
          </w:r>
          <w:r>
            <w:instrText xml:space="preserve"> PAGEREF _Toc22593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_Toc8089 </w:instrText>
          </w:r>
          <w:r>
            <w:rPr>
              <w:szCs w:val="21"/>
            </w:rPr>
            <w:fldChar w:fldCharType="separate"/>
          </w:r>
          <w:r>
            <w:rPr>
              <w:rFonts w:hint="default" w:ascii="宋体" w:hAnsi="宋体" w:eastAsia="宋体" w:cs="宋体"/>
              <w:szCs w:val="28"/>
              <w:lang w:val="en-US" w:eastAsia="zh-CN"/>
            </w:rPr>
            <w:t xml:space="preserve">3.3.1 </w:t>
          </w:r>
          <w:r>
            <w:rPr>
              <w:rFonts w:hint="eastAsia" w:ascii="宋体" w:hAnsi="宋体" w:eastAsia="宋体" w:cs="宋体"/>
              <w:szCs w:val="28"/>
              <w:lang w:val="en-US" w:eastAsia="zh-CN"/>
            </w:rPr>
            <w:t>用户接口</w:t>
          </w:r>
          <w:r>
            <w:tab/>
          </w:r>
          <w:r>
            <w:fldChar w:fldCharType="begin"/>
          </w:r>
          <w:r>
            <w:instrText xml:space="preserve"> PAGEREF _Toc8089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_Toc12694 </w:instrText>
          </w:r>
          <w:r>
            <w:rPr>
              <w:szCs w:val="21"/>
            </w:rPr>
            <w:fldChar w:fldCharType="separate"/>
          </w:r>
          <w:r>
            <w:rPr>
              <w:rFonts w:hint="default" w:ascii="宋体" w:hAnsi="宋体" w:eastAsia="宋体" w:cs="宋体"/>
              <w:szCs w:val="28"/>
              <w:lang w:val="en-US" w:eastAsia="zh-CN"/>
            </w:rPr>
            <w:t xml:space="preserve">3.3.2 </w:t>
          </w:r>
          <w:r>
            <w:rPr>
              <w:rFonts w:hint="eastAsia" w:ascii="宋体" w:hAnsi="宋体" w:eastAsia="宋体" w:cs="宋体"/>
              <w:szCs w:val="28"/>
              <w:lang w:val="en-US" w:eastAsia="zh-CN"/>
            </w:rPr>
            <w:t>内部接口</w:t>
          </w:r>
          <w:r>
            <w:tab/>
          </w:r>
          <w:r>
            <w:fldChar w:fldCharType="begin"/>
          </w:r>
          <w:r>
            <w:instrText xml:space="preserve"> PAGEREF _Toc12694 </w:instrText>
          </w:r>
          <w:r>
            <w:fldChar w:fldCharType="separate"/>
          </w:r>
          <w:r>
            <w:t>8</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_Toc17407 </w:instrText>
          </w:r>
          <w:r>
            <w:rPr>
              <w:szCs w:val="21"/>
            </w:rPr>
            <w:fldChar w:fldCharType="separate"/>
          </w:r>
          <w:r>
            <w:rPr>
              <w:rFonts w:hint="default" w:ascii="宋体" w:hAnsi="宋体" w:eastAsia="宋体" w:cs="宋体"/>
              <w:szCs w:val="28"/>
              <w:lang w:val="en-US" w:eastAsia="zh-CN"/>
            </w:rPr>
            <w:t xml:space="preserve">3.3.3 </w:t>
          </w:r>
          <w:r>
            <w:rPr>
              <w:rFonts w:hint="eastAsia" w:ascii="宋体" w:hAnsi="宋体" w:eastAsia="宋体" w:cs="宋体"/>
              <w:szCs w:val="28"/>
              <w:lang w:val="en-US" w:eastAsia="zh-CN"/>
            </w:rPr>
            <w:t>外部接口</w:t>
          </w:r>
          <w:r>
            <w:tab/>
          </w:r>
          <w:r>
            <w:fldChar w:fldCharType="begin"/>
          </w:r>
          <w:r>
            <w:instrText xml:space="preserve"> PAGEREF _Toc17407 </w:instrText>
          </w:r>
          <w:r>
            <w:fldChar w:fldCharType="separate"/>
          </w:r>
          <w:r>
            <w:t>9</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_Toc29268 </w:instrText>
          </w:r>
          <w:r>
            <w:rPr>
              <w:szCs w:val="21"/>
            </w:rPr>
            <w:fldChar w:fldCharType="separate"/>
          </w:r>
          <w:r>
            <w:rPr>
              <w:rFonts w:hint="default" w:ascii="宋体" w:hAnsi="宋体" w:eastAsia="宋体" w:cs="宋体"/>
              <w:szCs w:val="28"/>
              <w:lang w:val="en-US" w:eastAsia="zh-CN"/>
            </w:rPr>
            <w:t xml:space="preserve">3.4 </w:t>
          </w:r>
          <w:r>
            <w:rPr>
              <w:rFonts w:hint="eastAsia" w:ascii="宋体" w:hAnsi="宋体" w:eastAsia="宋体" w:cs="宋体"/>
              <w:szCs w:val="28"/>
              <w:lang w:val="en-US" w:eastAsia="zh-CN"/>
            </w:rPr>
            <w:t>工具、环境和基础设施</w:t>
          </w:r>
          <w:r>
            <w:tab/>
          </w:r>
          <w:r>
            <w:fldChar w:fldCharType="begin"/>
          </w:r>
          <w:r>
            <w:instrText xml:space="preserve"> PAGEREF _Toc29268 </w:instrText>
          </w:r>
          <w:r>
            <w:fldChar w:fldCharType="separate"/>
          </w:r>
          <w:r>
            <w:t>9</w:t>
          </w:r>
          <w:r>
            <w:fldChar w:fldCharType="end"/>
          </w:r>
          <w:r>
            <w:rPr>
              <w:szCs w:val="21"/>
            </w:rPr>
            <w:fldChar w:fldCharType="end"/>
          </w:r>
        </w:p>
        <w:p>
          <w:pPr>
            <w:pStyle w:val="15"/>
            <w:tabs>
              <w:tab w:val="right" w:leader="dot" w:pos="8306"/>
            </w:tabs>
            <w:rPr>
              <w:b/>
              <w:bCs/>
            </w:rPr>
          </w:pPr>
          <w:r>
            <w:rPr>
              <w:b/>
              <w:bCs/>
              <w:szCs w:val="21"/>
            </w:rPr>
            <w:fldChar w:fldCharType="begin"/>
          </w:r>
          <w:r>
            <w:rPr>
              <w:b/>
              <w:bCs/>
              <w:szCs w:val="21"/>
            </w:rPr>
            <w:instrText xml:space="preserve"> HYPERLINK \l _Toc14998 </w:instrText>
          </w:r>
          <w:r>
            <w:rPr>
              <w:b/>
              <w:bCs/>
              <w:szCs w:val="21"/>
            </w:rPr>
            <w:fldChar w:fldCharType="separate"/>
          </w:r>
          <w:r>
            <w:rPr>
              <w:rFonts w:hint="default" w:ascii="宋体" w:hAnsi="宋体" w:eastAsia="宋体" w:cs="宋体"/>
              <w:b/>
              <w:bCs/>
              <w:szCs w:val="32"/>
              <w:lang w:val="en-US" w:eastAsia="zh-CN"/>
            </w:rPr>
            <w:t xml:space="preserve">4 </w:t>
          </w:r>
          <w:r>
            <w:rPr>
              <w:rFonts w:hint="eastAsia" w:ascii="宋体" w:hAnsi="宋体" w:eastAsia="宋体" w:cs="宋体"/>
              <w:b/>
              <w:bCs/>
              <w:szCs w:val="32"/>
              <w:lang w:val="en-US" w:eastAsia="zh-CN"/>
            </w:rPr>
            <w:t>配置管理活动</w:t>
          </w:r>
          <w:r>
            <w:rPr>
              <w:b/>
              <w:bCs/>
            </w:rPr>
            <w:tab/>
          </w:r>
          <w:r>
            <w:rPr>
              <w:b/>
              <w:bCs/>
            </w:rPr>
            <w:fldChar w:fldCharType="begin"/>
          </w:r>
          <w:r>
            <w:rPr>
              <w:b/>
              <w:bCs/>
            </w:rPr>
            <w:instrText xml:space="preserve"> PAGEREF _Toc14998 </w:instrText>
          </w:r>
          <w:r>
            <w:rPr>
              <w:b/>
              <w:bCs/>
            </w:rPr>
            <w:fldChar w:fldCharType="separate"/>
          </w:r>
          <w:r>
            <w:rPr>
              <w:b/>
              <w:bCs/>
            </w:rPr>
            <w:t>10</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_Toc7233 </w:instrText>
          </w:r>
          <w:r>
            <w:rPr>
              <w:szCs w:val="21"/>
            </w:rPr>
            <w:fldChar w:fldCharType="separate"/>
          </w:r>
          <w:r>
            <w:rPr>
              <w:rFonts w:hint="default" w:ascii="宋体" w:hAnsi="宋体" w:eastAsia="宋体" w:cs="宋体"/>
              <w:szCs w:val="28"/>
              <w:lang w:val="en-US" w:eastAsia="zh-CN"/>
            </w:rPr>
            <w:t xml:space="preserve">4.1 </w:t>
          </w:r>
          <w:r>
            <w:rPr>
              <w:rFonts w:hint="eastAsia" w:ascii="宋体" w:hAnsi="宋体" w:eastAsia="宋体" w:cs="宋体"/>
              <w:szCs w:val="28"/>
              <w:lang w:val="en-US" w:eastAsia="zh-CN"/>
            </w:rPr>
            <w:t>配置标识</w:t>
          </w:r>
          <w:r>
            <w:tab/>
          </w:r>
          <w:r>
            <w:fldChar w:fldCharType="begin"/>
          </w:r>
          <w:r>
            <w:instrText xml:space="preserve"> PAGEREF _Toc7233 </w:instrText>
          </w:r>
          <w:r>
            <w:fldChar w:fldCharType="separate"/>
          </w:r>
          <w:r>
            <w:t>10</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_Toc27482 </w:instrText>
          </w:r>
          <w:r>
            <w:rPr>
              <w:szCs w:val="21"/>
            </w:rPr>
            <w:fldChar w:fldCharType="separate"/>
          </w:r>
          <w:r>
            <w:rPr>
              <w:rFonts w:hint="default" w:ascii="宋体" w:hAnsi="宋体" w:eastAsia="宋体" w:cs="宋体"/>
              <w:szCs w:val="28"/>
              <w:lang w:val="en-US" w:eastAsia="zh-CN"/>
            </w:rPr>
            <w:t xml:space="preserve">4.1.1 </w:t>
          </w:r>
          <w:r>
            <w:rPr>
              <w:rFonts w:hint="eastAsia" w:ascii="宋体" w:hAnsi="宋体" w:eastAsia="宋体" w:cs="宋体"/>
              <w:szCs w:val="28"/>
              <w:lang w:val="en-US" w:eastAsia="zh-CN"/>
            </w:rPr>
            <w:t>标识方法</w:t>
          </w:r>
          <w:r>
            <w:tab/>
          </w:r>
          <w:r>
            <w:fldChar w:fldCharType="begin"/>
          </w:r>
          <w:r>
            <w:instrText xml:space="preserve"> PAGEREF _Toc27482 </w:instrText>
          </w:r>
          <w:r>
            <w:fldChar w:fldCharType="separate"/>
          </w:r>
          <w:r>
            <w:t>10</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_Toc30579 </w:instrText>
          </w:r>
          <w:r>
            <w:rPr>
              <w:szCs w:val="21"/>
            </w:rPr>
            <w:fldChar w:fldCharType="separate"/>
          </w:r>
          <w:r>
            <w:rPr>
              <w:rFonts w:hint="default" w:ascii="宋体" w:hAnsi="宋体" w:eastAsia="宋体" w:cs="宋体"/>
              <w:szCs w:val="28"/>
              <w:lang w:val="en-US" w:eastAsia="zh-CN"/>
            </w:rPr>
            <w:t xml:space="preserve">4.1.2 </w:t>
          </w:r>
          <w:r>
            <w:rPr>
              <w:rFonts w:hint="eastAsia" w:ascii="宋体" w:hAnsi="宋体" w:eastAsia="宋体" w:cs="宋体"/>
              <w:szCs w:val="28"/>
              <w:lang w:val="en-US" w:eastAsia="zh-CN"/>
            </w:rPr>
            <w:t>项目基线</w:t>
          </w:r>
          <w:r>
            <w:tab/>
          </w:r>
          <w:r>
            <w:fldChar w:fldCharType="begin"/>
          </w:r>
          <w:r>
            <w:instrText xml:space="preserve"> PAGEREF _Toc30579 </w:instrText>
          </w:r>
          <w:r>
            <w:fldChar w:fldCharType="separate"/>
          </w:r>
          <w:r>
            <w:t>11</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_Toc9711 </w:instrText>
          </w:r>
          <w:r>
            <w:rPr>
              <w:szCs w:val="21"/>
            </w:rPr>
            <w:fldChar w:fldCharType="separate"/>
          </w:r>
          <w:r>
            <w:rPr>
              <w:rFonts w:hint="default" w:ascii="宋体" w:hAnsi="宋体" w:eastAsia="宋体" w:cs="宋体"/>
              <w:szCs w:val="28"/>
              <w:lang w:val="en-US" w:eastAsia="zh-CN"/>
            </w:rPr>
            <w:t xml:space="preserve">4.2 </w:t>
          </w:r>
          <w:r>
            <w:rPr>
              <w:rFonts w:hint="eastAsia" w:ascii="宋体" w:hAnsi="宋体" w:eastAsia="宋体" w:cs="宋体"/>
              <w:szCs w:val="28"/>
              <w:lang w:val="en-US" w:eastAsia="zh-CN"/>
            </w:rPr>
            <w:t>配置控制</w:t>
          </w:r>
          <w:r>
            <w:tab/>
          </w:r>
          <w:r>
            <w:fldChar w:fldCharType="begin"/>
          </w:r>
          <w:r>
            <w:instrText xml:space="preserve"> PAGEREF _Toc9711 </w:instrText>
          </w:r>
          <w:r>
            <w:fldChar w:fldCharType="separate"/>
          </w:r>
          <w:r>
            <w:t>12</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_Toc9558 </w:instrText>
          </w:r>
          <w:r>
            <w:rPr>
              <w:szCs w:val="21"/>
            </w:rPr>
            <w:fldChar w:fldCharType="separate"/>
          </w:r>
          <w:r>
            <w:rPr>
              <w:rFonts w:hint="default" w:ascii="宋体" w:hAnsi="宋体" w:eastAsia="宋体" w:cs="宋体"/>
              <w:szCs w:val="28"/>
              <w:lang w:val="en-US" w:eastAsia="zh-CN"/>
            </w:rPr>
            <w:t xml:space="preserve">4.3 </w:t>
          </w:r>
          <w:r>
            <w:rPr>
              <w:rFonts w:hint="eastAsia" w:ascii="宋体" w:hAnsi="宋体" w:eastAsia="宋体" w:cs="宋体"/>
              <w:szCs w:val="28"/>
              <w:lang w:val="en-US" w:eastAsia="zh-CN"/>
            </w:rPr>
            <w:t>配置项</w:t>
          </w:r>
          <w:r>
            <w:tab/>
          </w:r>
          <w:r>
            <w:fldChar w:fldCharType="begin"/>
          </w:r>
          <w:r>
            <w:instrText xml:space="preserve"> PAGEREF _Toc9558 </w:instrText>
          </w:r>
          <w:r>
            <w:fldChar w:fldCharType="separate"/>
          </w:r>
          <w:r>
            <w:t>12</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_Toc15616 </w:instrText>
          </w:r>
          <w:r>
            <w:rPr>
              <w:szCs w:val="21"/>
            </w:rPr>
            <w:fldChar w:fldCharType="separate"/>
          </w:r>
          <w:r>
            <w:rPr>
              <w:rFonts w:hint="default" w:ascii="宋体" w:hAnsi="宋体" w:eastAsia="宋体" w:cs="宋体"/>
              <w:szCs w:val="28"/>
              <w:lang w:val="en-US" w:eastAsia="zh-CN"/>
            </w:rPr>
            <w:t xml:space="preserve">4.4 </w:t>
          </w:r>
          <w:r>
            <w:rPr>
              <w:rFonts w:hint="eastAsia" w:ascii="宋体" w:hAnsi="宋体" w:eastAsia="宋体" w:cs="宋体"/>
              <w:szCs w:val="28"/>
              <w:lang w:val="en-US" w:eastAsia="zh-CN"/>
            </w:rPr>
            <w:t>变更控制</w:t>
          </w:r>
          <w:r>
            <w:tab/>
          </w:r>
          <w:r>
            <w:fldChar w:fldCharType="begin"/>
          </w:r>
          <w:r>
            <w:instrText xml:space="preserve"> PAGEREF _Toc15616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_Toc20756 </w:instrText>
          </w:r>
          <w:r>
            <w:rPr>
              <w:szCs w:val="21"/>
            </w:rPr>
            <w:fldChar w:fldCharType="separate"/>
          </w:r>
          <w:r>
            <w:rPr>
              <w:rFonts w:hint="default" w:ascii="宋体" w:hAnsi="宋体" w:eastAsia="宋体" w:cs="宋体"/>
              <w:szCs w:val="28"/>
            </w:rPr>
            <w:t xml:space="preserve">4.4.1 </w:t>
          </w:r>
          <w:r>
            <w:rPr>
              <w:rFonts w:hint="eastAsia" w:ascii="宋体" w:hAnsi="宋体" w:eastAsia="宋体" w:cs="宋体"/>
              <w:szCs w:val="28"/>
            </w:rPr>
            <w:t>变更请求的处理与审批</w:t>
          </w:r>
          <w:r>
            <w:tab/>
          </w:r>
          <w:r>
            <w:fldChar w:fldCharType="begin"/>
          </w:r>
          <w:r>
            <w:instrText xml:space="preserve"> PAGEREF _Toc20756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_Toc28050 </w:instrText>
          </w:r>
          <w:r>
            <w:rPr>
              <w:szCs w:val="21"/>
            </w:rPr>
            <w:fldChar w:fldCharType="separate"/>
          </w:r>
          <w:r>
            <w:rPr>
              <w:rFonts w:hint="default" w:ascii="宋体" w:hAnsi="宋体" w:eastAsia="宋体" w:cs="宋体"/>
              <w:szCs w:val="28"/>
            </w:rPr>
            <w:t xml:space="preserve">4.4.2 </w:t>
          </w:r>
          <w:r>
            <w:rPr>
              <w:rFonts w:hint="eastAsia" w:ascii="宋体" w:hAnsi="宋体" w:eastAsia="宋体" w:cs="宋体"/>
              <w:szCs w:val="28"/>
            </w:rPr>
            <w:t>变更控制委员会（CCB）</w:t>
          </w:r>
          <w:r>
            <w:tab/>
          </w:r>
          <w:r>
            <w:fldChar w:fldCharType="begin"/>
          </w:r>
          <w:r>
            <w:instrText xml:space="preserve"> PAGEREF _Toc28050 </w:instrText>
          </w:r>
          <w:r>
            <w:fldChar w:fldCharType="separate"/>
          </w:r>
          <w:r>
            <w:t>12</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_Toc4121 </w:instrText>
          </w:r>
          <w:r>
            <w:rPr>
              <w:szCs w:val="21"/>
            </w:rPr>
            <w:fldChar w:fldCharType="separate"/>
          </w:r>
          <w:r>
            <w:rPr>
              <w:rFonts w:hint="default" w:ascii="宋体" w:hAnsi="宋体" w:eastAsia="宋体" w:cs="宋体"/>
              <w:szCs w:val="28"/>
            </w:rPr>
            <w:t xml:space="preserve">4.4.3 </w:t>
          </w:r>
          <w:r>
            <w:rPr>
              <w:rFonts w:hint="eastAsia" w:ascii="宋体" w:hAnsi="宋体" w:eastAsia="宋体" w:cs="宋体"/>
              <w:szCs w:val="28"/>
            </w:rPr>
            <w:t>变更中的活动</w:t>
          </w:r>
          <w:r>
            <w:tab/>
          </w:r>
          <w:r>
            <w:fldChar w:fldCharType="begin"/>
          </w:r>
          <w:r>
            <w:instrText xml:space="preserve"> PAGEREF _Toc4121 </w:instrText>
          </w:r>
          <w:r>
            <w:fldChar w:fldCharType="separate"/>
          </w:r>
          <w:r>
            <w:t>13</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_Toc31220 </w:instrText>
          </w:r>
          <w:r>
            <w:rPr>
              <w:szCs w:val="21"/>
            </w:rPr>
            <w:fldChar w:fldCharType="separate"/>
          </w:r>
          <w:r>
            <w:rPr>
              <w:rFonts w:hint="default" w:ascii="宋体" w:hAnsi="宋体" w:eastAsia="宋体" w:cs="宋体"/>
              <w:szCs w:val="28"/>
            </w:rPr>
            <w:t xml:space="preserve">4.4.4 </w:t>
          </w:r>
          <w:r>
            <w:rPr>
              <w:rFonts w:hint="eastAsia" w:ascii="宋体" w:hAnsi="宋体" w:eastAsia="宋体" w:cs="宋体"/>
              <w:szCs w:val="28"/>
            </w:rPr>
            <w:t>保存变更历史记录</w:t>
          </w:r>
          <w:r>
            <w:tab/>
          </w:r>
          <w:r>
            <w:fldChar w:fldCharType="begin"/>
          </w:r>
          <w:r>
            <w:instrText xml:space="preserve"> PAGEREF _Toc31220 </w:instrText>
          </w:r>
          <w:r>
            <w:fldChar w:fldCharType="separate"/>
          </w:r>
          <w:r>
            <w:t>14</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_Toc23488 </w:instrText>
          </w:r>
          <w:r>
            <w:rPr>
              <w:szCs w:val="21"/>
            </w:rPr>
            <w:fldChar w:fldCharType="separate"/>
          </w:r>
          <w:r>
            <w:rPr>
              <w:rFonts w:hint="default" w:ascii="宋体" w:hAnsi="宋体" w:eastAsia="宋体" w:cs="宋体"/>
              <w:szCs w:val="28"/>
            </w:rPr>
            <w:t xml:space="preserve">4.4.5 </w:t>
          </w:r>
          <w:r>
            <w:rPr>
              <w:rFonts w:hint="eastAsia" w:ascii="宋体" w:hAnsi="宋体" w:eastAsia="宋体" w:cs="宋体"/>
              <w:szCs w:val="28"/>
            </w:rPr>
            <w:t>变更请求中受影响的配置项的变更</w:t>
          </w:r>
          <w:r>
            <w:tab/>
          </w:r>
          <w:r>
            <w:fldChar w:fldCharType="begin"/>
          </w:r>
          <w:r>
            <w:instrText xml:space="preserve"> PAGEREF _Toc23488 </w:instrText>
          </w:r>
          <w:r>
            <w:fldChar w:fldCharType="separate"/>
          </w:r>
          <w:r>
            <w:t>15</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_Toc23862 </w:instrText>
          </w:r>
          <w:r>
            <w:rPr>
              <w:szCs w:val="21"/>
            </w:rPr>
            <w:fldChar w:fldCharType="separate"/>
          </w:r>
          <w:r>
            <w:rPr>
              <w:rFonts w:hint="default" w:ascii="宋体" w:hAnsi="宋体" w:eastAsia="宋体" w:cs="宋体"/>
              <w:szCs w:val="28"/>
              <w:lang w:val="en-US" w:eastAsia="zh-CN"/>
            </w:rPr>
            <w:t xml:space="preserve">4.5 </w:t>
          </w:r>
          <w:r>
            <w:rPr>
              <w:rFonts w:hint="eastAsia" w:ascii="宋体" w:hAnsi="宋体" w:eastAsia="宋体" w:cs="宋体"/>
              <w:szCs w:val="28"/>
              <w:lang w:val="en-US" w:eastAsia="zh-CN"/>
            </w:rPr>
            <w:t>配置状态统计</w:t>
          </w:r>
          <w:r>
            <w:tab/>
          </w:r>
          <w:r>
            <w:fldChar w:fldCharType="begin"/>
          </w:r>
          <w:r>
            <w:instrText xml:space="preserve"> PAGEREF _Toc23862 </w:instrText>
          </w:r>
          <w:r>
            <w:fldChar w:fldCharType="separate"/>
          </w:r>
          <w:r>
            <w:t>15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_Toc5491 </w:instrText>
          </w:r>
          <w:r>
            <w:rPr>
              <w:szCs w:val="21"/>
            </w:rPr>
            <w:fldChar w:fldCharType="separate"/>
          </w:r>
          <w:r>
            <w:rPr>
              <w:rFonts w:hint="default" w:ascii="宋体" w:hAnsi="宋体" w:eastAsia="宋体" w:cs="宋体"/>
              <w:szCs w:val="28"/>
              <w:lang w:val="en-US" w:eastAsia="zh-CN"/>
            </w:rPr>
            <w:t xml:space="preserve">4.5.1 </w:t>
          </w:r>
          <w:r>
            <w:rPr>
              <w:rFonts w:hint="eastAsia" w:ascii="宋体" w:hAnsi="宋体" w:eastAsia="宋体" w:cs="宋体"/>
              <w:szCs w:val="28"/>
              <w:lang w:val="en-US" w:eastAsia="zh-CN"/>
            </w:rPr>
            <w:t>项目介质存储和发布机制</w:t>
          </w:r>
          <w:r>
            <w:tab/>
          </w:r>
          <w:r>
            <w:fldChar w:fldCharType="begin"/>
          </w:r>
          <w:r>
            <w:instrText xml:space="preserve"> PAGEREF _Toc5491 </w:instrText>
          </w:r>
          <w:r>
            <w:fldChar w:fldCharType="separate"/>
          </w:r>
          <w:r>
            <w:t>15</w:t>
          </w:r>
          <w:r>
            <w:fldChar w:fldCharType="end"/>
          </w:r>
          <w:r>
            <w:rPr>
              <w:szCs w:val="21"/>
            </w:rPr>
            <w:fldChar w:fldCharType="end"/>
          </w:r>
        </w:p>
        <w:p>
          <w:pPr>
            <w:pStyle w:val="12"/>
            <w:tabs>
              <w:tab w:val="right" w:leader="dot" w:pos="8306"/>
            </w:tabs>
          </w:pPr>
          <w:r>
            <w:rPr>
              <w:szCs w:val="21"/>
            </w:rPr>
            <w:fldChar w:fldCharType="begin"/>
          </w:r>
          <w:r>
            <w:rPr>
              <w:szCs w:val="21"/>
            </w:rPr>
            <w:instrText xml:space="preserve"> HYPERLINK \l _Toc25420 </w:instrText>
          </w:r>
          <w:r>
            <w:rPr>
              <w:szCs w:val="21"/>
            </w:rPr>
            <w:fldChar w:fldCharType="separate"/>
          </w:r>
          <w:r>
            <w:rPr>
              <w:rFonts w:hint="default" w:ascii="宋体" w:hAnsi="宋体" w:eastAsia="宋体" w:cs="宋体"/>
              <w:szCs w:val="28"/>
              <w:lang w:val="en-US" w:eastAsia="zh-CN"/>
            </w:rPr>
            <w:t xml:space="preserve">4.5.2 </w:t>
          </w:r>
          <w:r>
            <w:rPr>
              <w:rFonts w:hint="eastAsia" w:ascii="宋体" w:hAnsi="宋体" w:eastAsia="宋体" w:cs="宋体"/>
              <w:szCs w:val="28"/>
              <w:lang w:val="en-US" w:eastAsia="zh-CN"/>
            </w:rPr>
            <w:t>报告与审计</w:t>
          </w:r>
          <w:r>
            <w:tab/>
          </w:r>
          <w:r>
            <w:fldChar w:fldCharType="begin"/>
          </w:r>
          <w:r>
            <w:instrText xml:space="preserve"> PAGEREF _Toc25420 </w:instrText>
          </w:r>
          <w:r>
            <w:fldChar w:fldCharType="separate"/>
          </w:r>
          <w:r>
            <w:t>15</w:t>
          </w:r>
          <w:r>
            <w:fldChar w:fldCharType="end"/>
          </w:r>
          <w:r>
            <w:rPr>
              <w:szCs w:val="21"/>
            </w:rPr>
            <w:fldChar w:fldCharType="end"/>
          </w:r>
        </w:p>
        <w:p>
          <w:pPr>
            <w:pStyle w:val="15"/>
            <w:tabs>
              <w:tab w:val="right" w:leader="dot" w:pos="8306"/>
            </w:tabs>
          </w:pPr>
          <w:r>
            <w:rPr>
              <w:b/>
              <w:bCs/>
              <w:szCs w:val="21"/>
            </w:rPr>
            <w:fldChar w:fldCharType="begin"/>
          </w:r>
          <w:r>
            <w:rPr>
              <w:b/>
              <w:bCs/>
              <w:szCs w:val="21"/>
            </w:rPr>
            <w:instrText xml:space="preserve"> HYPERLINK \l _Toc20676 </w:instrText>
          </w:r>
          <w:r>
            <w:rPr>
              <w:b/>
              <w:bCs/>
              <w:szCs w:val="21"/>
            </w:rPr>
            <w:fldChar w:fldCharType="separate"/>
          </w:r>
          <w:r>
            <w:rPr>
              <w:rFonts w:hint="default" w:ascii="宋体" w:hAnsi="宋体" w:eastAsia="宋体" w:cs="宋体"/>
              <w:b/>
              <w:bCs/>
              <w:szCs w:val="32"/>
            </w:rPr>
            <w:t xml:space="preserve">5 </w:t>
          </w:r>
          <w:r>
            <w:rPr>
              <w:rFonts w:hint="eastAsia" w:ascii="宋体" w:hAnsi="宋体" w:eastAsia="宋体" w:cs="宋体"/>
              <w:b/>
              <w:bCs/>
              <w:szCs w:val="32"/>
            </w:rPr>
            <w:t>流程</w:t>
          </w:r>
          <w:r>
            <w:rPr>
              <w:b/>
              <w:bCs/>
            </w:rPr>
            <w:tab/>
          </w:r>
          <w:r>
            <w:rPr>
              <w:b/>
              <w:bCs/>
            </w:rPr>
            <w:fldChar w:fldCharType="begin"/>
          </w:r>
          <w:r>
            <w:rPr>
              <w:b/>
              <w:bCs/>
            </w:rPr>
            <w:instrText xml:space="preserve"> PAGEREF _Toc20676 </w:instrText>
          </w:r>
          <w:r>
            <w:rPr>
              <w:b/>
              <w:bCs/>
            </w:rPr>
            <w:fldChar w:fldCharType="separate"/>
          </w:r>
          <w:r>
            <w:rPr>
              <w:b/>
              <w:bCs/>
            </w:rPr>
            <w:t>17</w:t>
          </w:r>
          <w:r>
            <w:rPr>
              <w:b/>
              <w:bCs/>
            </w:rPr>
            <w:fldChar w:fldCharType="end"/>
          </w:r>
          <w:r>
            <w:rPr>
              <w:b/>
              <w:bCs/>
              <w:szCs w:val="21"/>
            </w:rPr>
            <w:fldChar w:fldCharType="end"/>
          </w:r>
        </w:p>
        <w:p>
          <w:pPr>
            <w:pStyle w:val="16"/>
            <w:tabs>
              <w:tab w:val="right" w:leader="dot" w:pos="8306"/>
            </w:tabs>
          </w:pPr>
          <w:r>
            <w:rPr>
              <w:szCs w:val="21"/>
            </w:rPr>
            <w:fldChar w:fldCharType="begin"/>
          </w:r>
          <w:r>
            <w:rPr>
              <w:szCs w:val="21"/>
            </w:rPr>
            <w:instrText xml:space="preserve"> HYPERLINK \l _Toc4930 </w:instrText>
          </w:r>
          <w:r>
            <w:rPr>
              <w:szCs w:val="21"/>
            </w:rPr>
            <w:fldChar w:fldCharType="separate"/>
          </w:r>
          <w:r>
            <w:rPr>
              <w:rFonts w:hint="default" w:ascii="宋体" w:hAnsi="宋体" w:eastAsia="宋体" w:cs="宋体"/>
              <w:szCs w:val="28"/>
            </w:rPr>
            <w:t xml:space="preserve">5.1 </w:t>
          </w:r>
          <w:r>
            <w:rPr>
              <w:rFonts w:hint="eastAsia" w:ascii="宋体" w:hAnsi="宋体" w:eastAsia="宋体" w:cs="宋体"/>
              <w:szCs w:val="28"/>
            </w:rPr>
            <w:t>修改的审批程序</w:t>
          </w:r>
          <w:r>
            <w:tab/>
          </w:r>
          <w:r>
            <w:fldChar w:fldCharType="begin"/>
          </w:r>
          <w:r>
            <w:instrText xml:space="preserve"> PAGEREF _Toc4930 </w:instrText>
          </w:r>
          <w:r>
            <w:fldChar w:fldCharType="separate"/>
          </w:r>
          <w:r>
            <w:t>17</w:t>
          </w:r>
          <w:r>
            <w:fldChar w:fldCharType="end"/>
          </w:r>
          <w:r>
            <w:rPr>
              <w:szCs w:val="21"/>
            </w:rPr>
            <w:fldChar w:fldCharType="end"/>
          </w:r>
        </w:p>
        <w:p>
          <w:pPr>
            <w:pStyle w:val="16"/>
            <w:tabs>
              <w:tab w:val="right" w:leader="dot" w:pos="8306"/>
            </w:tabs>
          </w:pPr>
          <w:r>
            <w:rPr>
              <w:szCs w:val="21"/>
            </w:rPr>
            <w:fldChar w:fldCharType="begin"/>
          </w:r>
          <w:r>
            <w:rPr>
              <w:szCs w:val="21"/>
            </w:rPr>
            <w:instrText xml:space="preserve"> HYPERLINK \l _Toc15173 </w:instrText>
          </w:r>
          <w:r>
            <w:rPr>
              <w:szCs w:val="21"/>
            </w:rPr>
            <w:fldChar w:fldCharType="separate"/>
          </w:r>
          <w:r>
            <w:rPr>
              <w:rFonts w:hint="default" w:ascii="宋体" w:hAnsi="宋体" w:eastAsia="宋体" w:cs="宋体"/>
              <w:szCs w:val="28"/>
            </w:rPr>
            <w:t xml:space="preserve">5.2 </w:t>
          </w:r>
          <w:r>
            <w:rPr>
              <w:rFonts w:hint="eastAsia" w:ascii="宋体" w:hAnsi="宋体" w:eastAsia="宋体" w:cs="宋体"/>
              <w:szCs w:val="28"/>
            </w:rPr>
            <w:t>软件配置管理计划的实现</w:t>
          </w:r>
          <w:r>
            <w:tab/>
          </w:r>
          <w:r>
            <w:fldChar w:fldCharType="begin"/>
          </w:r>
          <w:r>
            <w:instrText xml:space="preserve"> PAGEREF _Toc15173 </w:instrText>
          </w:r>
          <w:r>
            <w:fldChar w:fldCharType="separate"/>
          </w:r>
          <w:r>
            <w:t>17</w:t>
          </w:r>
          <w:r>
            <w:fldChar w:fldCharType="end"/>
          </w:r>
          <w:r>
            <w:rPr>
              <w:szCs w:val="21"/>
            </w:rPr>
            <w:fldChar w:fldCharType="end"/>
          </w:r>
        </w:p>
        <w:p>
          <w:pPr>
            <w:rPr>
              <w:b/>
            </w:rPr>
          </w:pPr>
          <w:r>
            <w:rPr>
              <w:szCs w:val="21"/>
            </w:rPr>
            <w:fldChar w:fldCharType="end"/>
          </w:r>
        </w:p>
      </w:sdtContent>
    </w:sdt>
    <w:p>
      <w:pPr>
        <w:rPr>
          <w:b/>
        </w:rPr>
      </w:pPr>
    </w:p>
    <w:p>
      <w:pPr>
        <w:rPr>
          <w:b/>
        </w:rPr>
      </w:pPr>
    </w:p>
    <w:p>
      <w:pPr>
        <w:rPr>
          <w:b/>
        </w:rPr>
      </w:pPr>
    </w:p>
    <w:p>
      <w:pPr>
        <w:tabs>
          <w:tab w:val="left" w:pos="3601"/>
        </w:tabs>
        <w:rPr>
          <w:rFonts w:hint="eastAsia" w:eastAsia="宋体"/>
          <w:b/>
          <w:lang w:eastAsia="zh-CN"/>
        </w:rPr>
      </w:pPr>
      <w:r>
        <w:rPr>
          <w:rFonts w:hint="eastAsia"/>
          <w:b/>
          <w:lang w:eastAsia="zh-CN"/>
        </w:rPr>
        <w:tab/>
      </w:r>
    </w:p>
    <w:p>
      <w:pPr>
        <w:rPr>
          <w:b/>
        </w:rPr>
      </w:pPr>
    </w:p>
    <w:p>
      <w:pPr>
        <w:rPr>
          <w:b/>
        </w:rPr>
      </w:pPr>
    </w:p>
    <w:p>
      <w:pPr>
        <w:rPr>
          <w:b/>
        </w:rPr>
      </w:pPr>
    </w:p>
    <w:p>
      <w:pPr>
        <w:pStyle w:val="2"/>
        <w:bidi w:val="0"/>
        <w:rPr>
          <w:rFonts w:hint="eastAsia"/>
          <w:sz w:val="32"/>
          <w:szCs w:val="32"/>
        </w:rPr>
      </w:pPr>
      <w:bookmarkStart w:id="0" w:name="_Toc14260"/>
      <w:bookmarkStart w:id="1" w:name="_Toc20767"/>
      <w:r>
        <w:rPr>
          <w:rFonts w:hint="eastAsia"/>
          <w:sz w:val="32"/>
          <w:szCs w:val="32"/>
        </w:rPr>
        <w:t>引言</w:t>
      </w:r>
      <w:bookmarkEnd w:id="0"/>
      <w:bookmarkEnd w:id="1"/>
    </w:p>
    <w:p>
      <w:pPr>
        <w:pStyle w:val="3"/>
        <w:bidi w:val="0"/>
        <w:rPr>
          <w:rFonts w:hint="eastAsia"/>
          <w:sz w:val="28"/>
          <w:szCs w:val="28"/>
          <w:lang w:val="en-US" w:eastAsia="zh-CN"/>
        </w:rPr>
      </w:pPr>
      <w:bookmarkStart w:id="2" w:name="_Toc21771"/>
      <w:bookmarkStart w:id="3" w:name="_Toc27918"/>
      <w:bookmarkStart w:id="4" w:name="_Toc872"/>
      <w:r>
        <w:rPr>
          <w:rFonts w:hint="eastAsia"/>
          <w:sz w:val="28"/>
          <w:szCs w:val="28"/>
          <w:lang w:val="en-US" w:eastAsia="zh-CN"/>
        </w:rPr>
        <w:t>标识</w:t>
      </w:r>
      <w:bookmarkEnd w:id="2"/>
      <w:bookmarkEnd w:id="3"/>
      <w:bookmarkEnd w:id="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适用系统：网络文学大数据分析系统</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中文名称：软件配置管理计划（SCMP）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英文名称：Software Configuration Management Plan (SCMP)</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szCs w:val="24"/>
          <w:lang w:val="en-US" w:eastAsia="zh-CN"/>
        </w:rPr>
      </w:pPr>
      <w:r>
        <w:rPr>
          <w:rFonts w:hint="eastAsia"/>
          <w:sz w:val="24"/>
          <w:szCs w:val="24"/>
          <w:lang w:val="en-US" w:eastAsia="zh-CN"/>
        </w:rPr>
        <w:t>文档版本：1.0.1</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sz w:val="24"/>
          <w:szCs w:val="24"/>
          <w:lang w:val="en-US" w:eastAsia="zh-CN"/>
        </w:rPr>
      </w:pPr>
      <w:r>
        <w:rPr>
          <w:rFonts w:hint="eastAsia"/>
          <w:sz w:val="24"/>
          <w:szCs w:val="24"/>
          <w:lang w:val="en-US" w:eastAsia="zh-CN"/>
        </w:rPr>
        <w:t>文档编号：项目级-软件配置管理计划-Version_1.0.1-release-20200813</w:t>
      </w:r>
    </w:p>
    <w:p>
      <w:pPr>
        <w:pStyle w:val="3"/>
        <w:bidi w:val="0"/>
        <w:rPr>
          <w:rFonts w:hint="eastAsia"/>
          <w:sz w:val="28"/>
          <w:szCs w:val="28"/>
          <w:lang w:val="en-US" w:eastAsia="zh-CN"/>
        </w:rPr>
      </w:pPr>
      <w:bookmarkStart w:id="5" w:name="_Toc12811"/>
      <w:bookmarkStart w:id="6" w:name="_Toc19872"/>
      <w:bookmarkStart w:id="7" w:name="_Toc7757"/>
      <w:r>
        <w:rPr>
          <w:rFonts w:hint="eastAsia"/>
          <w:sz w:val="28"/>
          <w:szCs w:val="28"/>
          <w:lang w:val="en-US" w:eastAsia="zh-CN"/>
        </w:rPr>
        <w:t>系统概述</w:t>
      </w:r>
      <w:bookmarkEnd w:id="5"/>
      <w:bookmarkEnd w:id="6"/>
      <w:bookmarkEnd w:id="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适用于“网络文学大数据分析系统”项目的开发过程。网络文学大数据分析系统项目由西北工业大学软件学院提出，由西工大-华迪实训第四小组成员负责实施，该项目编号为项目级-软件配置管理计划-Version_1.0.1-release-20200813，其软件产品版本号为“1.0”。</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该项目基于B/S（Brower/Server）浏览器/服务器结构，采用传统的三层结构方式进行解耦开发。对当下最热门的网络文学阅读机构——“晋江文学”提供的各项数据进行可视化展示和分析。数据分析采用Hadoop和Spark。</w:t>
      </w:r>
    </w:p>
    <w:p>
      <w:pPr>
        <w:pStyle w:val="3"/>
        <w:bidi w:val="0"/>
        <w:rPr>
          <w:rFonts w:hint="eastAsia"/>
          <w:sz w:val="28"/>
          <w:szCs w:val="28"/>
          <w:lang w:val="en-US" w:eastAsia="zh-CN"/>
        </w:rPr>
      </w:pPr>
      <w:bookmarkStart w:id="8" w:name="_Toc4995"/>
      <w:bookmarkStart w:id="9" w:name="_Toc3157"/>
      <w:bookmarkStart w:id="10" w:name="_Toc11087"/>
      <w:r>
        <w:rPr>
          <w:rFonts w:hint="eastAsia"/>
          <w:sz w:val="28"/>
          <w:szCs w:val="28"/>
          <w:lang w:val="en-US" w:eastAsia="zh-CN"/>
        </w:rPr>
        <w:t>文档概述</w:t>
      </w:r>
      <w:bookmarkEnd w:id="8"/>
      <w:bookmarkEnd w:id="9"/>
      <w:bookmarkEnd w:id="1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本文档依据《GB/T 8567-2006 计算机软件文档编制规范》制定，属于技术文档，仅限于项目相关人员阅读。</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本配置管理计划的目的在于对所开发的“</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大数据分析系统”规定各种必要的配置管理条款，以保证所制作的系统能够满足所要求的各种原则需求，能够满足本项目总体组制定的且经领导小组批准的软件系统需求规格说明书中规定的各项具体需求。</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Cs w:val="21"/>
        </w:rPr>
      </w:pPr>
      <w:r>
        <w:rPr>
          <w:rFonts w:hint="eastAsia" w:ascii="宋体" w:hAnsi="宋体" w:eastAsia="宋体" w:cs="宋体"/>
          <w:sz w:val="24"/>
          <w:szCs w:val="24"/>
        </w:rPr>
        <w:t>软件开发单位在开发本项目所属的各子系统（其中包括为本项目研制或选用的各种支持软件）时，都应该执行本计划中的有关规定，但可以根据各自的情况对本计划作适当的修改，以满足特定的配置管理需求。修改后的计划必须经总体组批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本文档的保密范围如下：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①开发人员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②测试阶段人员</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③对本文档进行评审的人员或机构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sz w:val="24"/>
          <w:szCs w:val="24"/>
          <w:lang w:val="en-US" w:eastAsia="zh-CN"/>
        </w:rPr>
      </w:pPr>
      <w:r>
        <w:rPr>
          <w:rFonts w:hint="eastAsia"/>
          <w:sz w:val="24"/>
          <w:szCs w:val="24"/>
          <w:lang w:val="en-US" w:eastAsia="zh-CN"/>
        </w:rPr>
        <w:t>④项目组以及其他有权需要调用本文档的人员</w:t>
      </w:r>
    </w:p>
    <w:p>
      <w:pPr>
        <w:pStyle w:val="3"/>
        <w:bidi w:val="0"/>
        <w:rPr>
          <w:rFonts w:hint="eastAsia" w:ascii="宋体" w:hAnsi="宋体" w:eastAsia="宋体" w:cs="宋体"/>
          <w:sz w:val="28"/>
          <w:szCs w:val="28"/>
        </w:rPr>
      </w:pPr>
      <w:bookmarkStart w:id="11" w:name="_Toc3744"/>
      <w:bookmarkStart w:id="12" w:name="_Toc21097"/>
      <w:r>
        <w:rPr>
          <w:rFonts w:hint="eastAsia" w:ascii="宋体" w:hAnsi="宋体" w:eastAsia="宋体" w:cs="宋体"/>
          <w:sz w:val="28"/>
          <w:szCs w:val="28"/>
        </w:rPr>
        <w:t>定义</w:t>
      </w:r>
      <w:bookmarkEnd w:id="11"/>
      <w:bookmarkEnd w:id="1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Cs w:val="21"/>
        </w:rPr>
      </w:pPr>
      <w:r>
        <w:rPr>
          <w:rFonts w:hint="eastAsia" w:ascii="宋体" w:hAnsi="宋体" w:eastAsia="宋体" w:cs="宋体"/>
          <w:sz w:val="24"/>
          <w:szCs w:val="24"/>
        </w:rPr>
        <w:t>本计划中用到的一些术语的定义按GB/T 11457 和GB/T 12504。</w:t>
      </w:r>
    </w:p>
    <w:p>
      <w:pPr>
        <w:pStyle w:val="3"/>
        <w:bidi w:val="0"/>
        <w:rPr>
          <w:rFonts w:hint="eastAsia" w:ascii="宋体" w:hAnsi="宋体" w:eastAsia="宋体" w:cs="宋体"/>
          <w:sz w:val="28"/>
          <w:szCs w:val="28"/>
          <w:lang w:val="en-US" w:eastAsia="zh-CN"/>
        </w:rPr>
      </w:pPr>
      <w:bookmarkStart w:id="13" w:name="_Toc25574"/>
      <w:bookmarkStart w:id="14" w:name="_Toc32043"/>
      <w:r>
        <w:rPr>
          <w:rFonts w:hint="eastAsia" w:ascii="宋体" w:hAnsi="宋体" w:eastAsia="宋体" w:cs="宋体"/>
          <w:sz w:val="28"/>
          <w:szCs w:val="28"/>
          <w:lang w:val="en-US" w:eastAsia="zh-CN"/>
        </w:rPr>
        <w:t>范围</w:t>
      </w:r>
      <w:bookmarkEnd w:id="13"/>
      <w:bookmarkEnd w:id="1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项目进行中所生成的所有工件都应遵守此计划，包括文档、数据和源代码。</w:t>
      </w:r>
    </w:p>
    <w:p>
      <w:pPr>
        <w:pStyle w:val="2"/>
        <w:bidi w:val="0"/>
        <w:rPr>
          <w:rFonts w:hint="eastAsia" w:ascii="宋体" w:hAnsi="宋体" w:eastAsia="宋体" w:cs="宋体"/>
          <w:sz w:val="32"/>
          <w:szCs w:val="32"/>
        </w:rPr>
      </w:pPr>
      <w:bookmarkStart w:id="15" w:name="_Toc18800"/>
      <w:bookmarkStart w:id="16" w:name="_Toc15715"/>
      <w:r>
        <w:rPr>
          <w:rFonts w:hint="eastAsia" w:ascii="宋体" w:hAnsi="宋体" w:eastAsia="宋体" w:cs="宋体"/>
          <w:sz w:val="32"/>
          <w:szCs w:val="32"/>
        </w:rPr>
        <w:t>参考资料</w:t>
      </w:r>
      <w:bookmarkEnd w:id="15"/>
      <w:bookmarkEnd w:id="1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11457 软件工程术语</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12504 计算机软件质量保证计划规范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GB/T 12505 计算机软件配置管理计划规范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GB 8566 计算机软件开发规范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textAlignment w:val="auto"/>
        <w:rPr>
          <w:ins w:id="0" w:author="江南 黄" w:date="2020-05-20T18:14:00Z"/>
          <w:rFonts w:hint="eastAsia" w:ascii="宋体" w:hAnsi="宋体" w:eastAsia="宋体" w:cs="宋体"/>
          <w:sz w:val="24"/>
          <w:szCs w:val="24"/>
        </w:rPr>
      </w:pPr>
      <w:r>
        <w:rPr>
          <w:rFonts w:hint="eastAsia" w:ascii="宋体" w:hAnsi="宋体" w:eastAsia="宋体" w:cs="宋体"/>
          <w:sz w:val="24"/>
          <w:szCs w:val="24"/>
        </w:rPr>
        <w:t>GB 8567 计算机软件产品开发文件编制指南</w:t>
      </w:r>
    </w:p>
    <w:p>
      <w:pPr>
        <w:spacing w:line="360" w:lineRule="auto"/>
        <w:ind w:firstLine="480" w:firstLineChars="200"/>
        <w:rPr>
          <w:rFonts w:hint="eastAsia" w:ascii="宋体" w:hAnsi="宋体" w:eastAsia="宋体" w:cs="宋体"/>
          <w:szCs w:val="21"/>
        </w:rPr>
      </w:pPr>
    </w:p>
    <w:p>
      <w:pPr>
        <w:spacing w:line="360" w:lineRule="auto"/>
        <w:ind w:firstLine="482" w:firstLineChars="200"/>
        <w:rPr>
          <w:rFonts w:hint="eastAsia"/>
          <w:b/>
          <w:color w:val="333333"/>
          <w:szCs w:val="21"/>
        </w:rPr>
      </w:pPr>
    </w:p>
    <w:p>
      <w:pPr>
        <w:pStyle w:val="2"/>
        <w:bidi w:val="0"/>
        <w:rPr>
          <w:rFonts w:hint="eastAsia" w:ascii="宋体" w:hAnsi="宋体" w:eastAsia="宋体" w:cs="宋体"/>
          <w:sz w:val="32"/>
          <w:szCs w:val="32"/>
          <w:lang w:val="en-US" w:eastAsia="zh-CN"/>
        </w:rPr>
      </w:pPr>
      <w:bookmarkStart w:id="17" w:name="_Toc32051"/>
      <w:bookmarkStart w:id="18" w:name="_Toc6447"/>
      <w:r>
        <w:rPr>
          <w:rFonts w:hint="eastAsia" w:ascii="宋体" w:hAnsi="宋体" w:eastAsia="宋体" w:cs="宋体"/>
          <w:sz w:val="32"/>
          <w:szCs w:val="32"/>
        </w:rPr>
        <w:t>管理</w:t>
      </w:r>
      <w:r>
        <w:rPr>
          <w:rFonts w:hint="eastAsia" w:ascii="宋体" w:hAnsi="宋体" w:eastAsia="宋体" w:cs="宋体"/>
          <w:sz w:val="32"/>
          <w:szCs w:val="32"/>
          <w:lang w:val="en-US" w:eastAsia="zh-CN"/>
        </w:rPr>
        <w:t>与配置</w:t>
      </w:r>
      <w:bookmarkEnd w:id="17"/>
      <w:bookmarkEnd w:id="18"/>
    </w:p>
    <w:p>
      <w:pPr>
        <w:pStyle w:val="3"/>
        <w:bidi w:val="0"/>
        <w:rPr>
          <w:rFonts w:hint="eastAsia" w:ascii="宋体" w:hAnsi="宋体" w:eastAsia="宋体" w:cs="宋体"/>
          <w:sz w:val="28"/>
          <w:szCs w:val="28"/>
        </w:rPr>
      </w:pPr>
      <w:bookmarkStart w:id="19" w:name="_Toc14199"/>
      <w:bookmarkStart w:id="20" w:name="_Toc22177"/>
      <w:r>
        <w:rPr>
          <w:rFonts w:hint="eastAsia" w:ascii="宋体" w:hAnsi="宋体" w:eastAsia="宋体" w:cs="宋体"/>
          <w:sz w:val="28"/>
          <w:szCs w:val="28"/>
        </w:rPr>
        <w:t>机构</w:t>
      </w:r>
      <w:bookmarkEnd w:id="19"/>
      <w:bookmarkEnd w:id="20"/>
    </w:p>
    <w:p>
      <w:pPr>
        <w:spacing w:line="360" w:lineRule="auto"/>
        <w:ind w:firstLine="562" w:firstLineChars="200"/>
        <w:rPr>
          <w:rFonts w:hint="eastAsia" w:ascii="宋体" w:hAnsi="宋体" w:eastAsia="宋体" w:cs="宋体"/>
          <w:b/>
          <w:bCs/>
          <w:sz w:val="28"/>
          <w:szCs w:val="28"/>
          <w:lang w:eastAsia="zh-CN"/>
        </w:rPr>
      </w:pPr>
      <w:r>
        <w:rPr>
          <w:rFonts w:hint="eastAsia" w:ascii="宋体" w:hAnsi="宋体" w:eastAsia="宋体" w:cs="宋体"/>
          <w:b/>
          <w:bCs/>
          <w:sz w:val="28"/>
          <w:szCs w:val="28"/>
          <w:lang w:eastAsia="zh-CN"/>
        </w:rPr>
        <w:drawing>
          <wp:inline distT="0" distB="0" distL="114300" distR="114300">
            <wp:extent cx="5266690" cy="1531620"/>
            <wp:effectExtent l="0" t="0" r="6350" b="7620"/>
            <wp:docPr id="2" name="图片 1" descr="规则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规则1 (2)"/>
                    <pic:cNvPicPr>
                      <a:picLocks noChangeAspect="1"/>
                    </pic:cNvPicPr>
                  </pic:nvPicPr>
                  <pic:blipFill>
                    <a:blip r:embed="rId5"/>
                    <a:stretch>
                      <a:fillRect/>
                    </a:stretch>
                  </pic:blipFill>
                  <pic:spPr>
                    <a:xfrm>
                      <a:off x="0" y="0"/>
                      <a:ext cx="5266690" cy="1531620"/>
                    </a:xfrm>
                    <a:prstGeom prst="rect">
                      <a:avLst/>
                    </a:prstGeom>
                    <a:noFill/>
                    <a:ln>
                      <a:noFill/>
                    </a:ln>
                  </pic:spPr>
                </pic:pic>
              </a:graphicData>
            </a:graphic>
          </wp:inline>
        </w:drawing>
      </w:r>
    </w:p>
    <w:p>
      <w:pPr>
        <w:pStyle w:val="3"/>
        <w:bidi w:val="0"/>
        <w:rPr>
          <w:rFonts w:hint="eastAsia" w:ascii="宋体" w:hAnsi="宋体" w:eastAsia="宋体" w:cs="宋体"/>
          <w:sz w:val="28"/>
          <w:szCs w:val="28"/>
          <w:lang w:val="en-US" w:eastAsia="zh-CN"/>
        </w:rPr>
      </w:pPr>
      <w:bookmarkStart w:id="21" w:name="_Toc16372"/>
      <w:bookmarkStart w:id="22" w:name="_Toc31037"/>
      <w:r>
        <w:rPr>
          <w:rFonts w:hint="eastAsia" w:ascii="宋体" w:hAnsi="宋体" w:eastAsia="宋体" w:cs="宋体"/>
          <w:sz w:val="28"/>
          <w:szCs w:val="28"/>
          <w:lang w:val="en-US" w:eastAsia="zh-CN"/>
        </w:rPr>
        <w:t>职责和接口</w:t>
      </w:r>
      <w:bookmarkEnd w:id="21"/>
      <w:bookmarkEnd w:id="22"/>
    </w:p>
    <w:tbl>
      <w:tblPr>
        <w:tblStyle w:val="19"/>
        <w:tblW w:w="0" w:type="auto"/>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3"/>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角色</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相关人员</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职责</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CCB</w:t>
            </w:r>
          </w:p>
        </w:tc>
        <w:tc>
          <w:tcPr>
            <w:tcW w:w="2074" w:type="dxa"/>
            <w:noWrap w:val="0"/>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焦晨阳、阳玉洁、全芷玥、张婷睿、李明霞、康艳晴</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该委员会监督变更流程，由所有开发人员组成。</w:t>
            </w: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与任意角色：</w:t>
            </w:r>
            <w:r>
              <w:rPr>
                <w:rFonts w:hint="eastAsia" w:ascii="宋体" w:hAnsi="宋体" w:eastAsia="宋体" w:cs="宋体"/>
                <w:sz w:val="24"/>
                <w:szCs w:val="24"/>
              </w:rPr>
              <w:t>任意角色提出变更请求，需将请求提交给CCB。CCB对变更请求进行处理后，将结果通知给提出者。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项目经理</w:t>
            </w:r>
          </w:p>
        </w:tc>
        <w:tc>
          <w:tcPr>
            <w:tcW w:w="2074" w:type="dxa"/>
            <w:noWrap w:val="0"/>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焦晨阳</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项目经理负责为软件产品开发制定开发计划，明确软件开发进度，负责软件和各个部门的协助和沟通，负责项目的技术框架设计和技术方案确定，协调处理项目相关的技术难点，监控软件开发进度，确保项目目标的实现。</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与需求分析员：</w:t>
            </w:r>
            <w:r>
              <w:rPr>
                <w:rFonts w:hint="eastAsia" w:ascii="宋体" w:hAnsi="宋体" w:eastAsia="宋体" w:cs="宋体"/>
                <w:sz w:val="24"/>
                <w:szCs w:val="24"/>
              </w:rPr>
              <w:t>需求分析员提供业务分析方法，并根据所有业务分析任务进行工作量估算。项目经理根据需求分析员的分析结果制作全面的项目规划。</w:t>
            </w:r>
          </w:p>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与系统设计员：</w:t>
            </w:r>
            <w:r>
              <w:rPr>
                <w:rFonts w:hint="eastAsia" w:ascii="宋体" w:hAnsi="宋体" w:eastAsia="宋体" w:cs="宋体"/>
                <w:sz w:val="24"/>
                <w:szCs w:val="24"/>
              </w:rPr>
              <w:t>系统设计员负责提出系统的总体架构，并给出开发指导。项目经理配合系系统设计员并提供各个方面的支持。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需求分析员</w:t>
            </w:r>
          </w:p>
        </w:tc>
        <w:tc>
          <w:tcPr>
            <w:tcW w:w="2074" w:type="dxa"/>
            <w:noWrap w:val="0"/>
            <w:vAlign w:val="top"/>
          </w:tcPr>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李明霞、康艳晴</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需求分析员根据市场需求，进行业务建模，负责产品线的相关产品的需求报告的撰写、需求的收集等工作，组织项目的实施工作。</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与系统设计员：</w:t>
            </w:r>
            <w:r>
              <w:rPr>
                <w:rFonts w:hint="eastAsia" w:ascii="宋体" w:hAnsi="宋体" w:eastAsia="宋体" w:cs="宋体"/>
                <w:sz w:val="24"/>
                <w:szCs w:val="24"/>
              </w:rPr>
              <w:t>需求分析员协调系统设计员对软件的架构、数据库设计进行规划。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系统设计员</w:t>
            </w:r>
          </w:p>
        </w:tc>
        <w:tc>
          <w:tcPr>
            <w:tcW w:w="2074" w:type="dxa"/>
            <w:noWrap w:val="0"/>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阳玉洁</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系统设计员负责根据需求结合相关应用领域的实际情况，设计正确、合理的软件架构，维护系统构件及接口，并确保系统架构具有良好的性能。</w:t>
            </w: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与配置管理员：</w:t>
            </w:r>
            <w:r>
              <w:rPr>
                <w:rFonts w:hint="eastAsia" w:ascii="宋体" w:hAnsi="宋体" w:eastAsia="宋体" w:cs="宋体"/>
                <w:sz w:val="24"/>
                <w:szCs w:val="24"/>
              </w:rPr>
              <w:t>系统设计员需提供实施模型，配置管理员根据模型创建软件部署环境。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软件测试员</w:t>
            </w:r>
          </w:p>
        </w:tc>
        <w:tc>
          <w:tcPr>
            <w:tcW w:w="2074" w:type="dxa"/>
            <w:noWrap w:val="0"/>
            <w:vAlign w:val="top"/>
          </w:tcPr>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全芷玥</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软件测试员需要协助项目经理制定项目的测试计划，保证产品测试工作的计划性与规范性，搭建测试环境，保证测试环境的独立和维护测试环境的更新。</w:t>
            </w:r>
          </w:p>
          <w:p>
            <w:pPr>
              <w:spacing w:line="360" w:lineRule="auto"/>
              <w:jc w:val="both"/>
              <w:rPr>
                <w:rFonts w:hint="eastAsia" w:ascii="宋体" w:hAnsi="宋体" w:eastAsia="宋体" w:cs="宋体"/>
                <w:sz w:val="24"/>
                <w:szCs w:val="24"/>
              </w:rPr>
            </w:pPr>
          </w:p>
        </w:tc>
        <w:tc>
          <w:tcPr>
            <w:tcW w:w="2074" w:type="dxa"/>
            <w:noWrap w:val="0"/>
            <w:vAlign w:val="top"/>
          </w:tcPr>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w:t>
            </w:r>
            <w:r>
              <w:rPr>
                <w:rFonts w:hint="eastAsia" w:ascii="宋体" w:hAnsi="宋体" w:eastAsia="宋体" w:cs="宋体"/>
                <w:b/>
                <w:bCs/>
                <w:sz w:val="24"/>
                <w:szCs w:val="24"/>
                <w:lang w:val="en-US" w:eastAsia="zh-CN"/>
              </w:rPr>
              <w:t>编程人</w:t>
            </w:r>
            <w:r>
              <w:rPr>
                <w:rFonts w:hint="eastAsia" w:ascii="宋体" w:hAnsi="宋体" w:eastAsia="宋体" w:cs="宋体"/>
                <w:b/>
                <w:bCs/>
                <w:sz w:val="24"/>
                <w:szCs w:val="24"/>
              </w:rPr>
              <w:t>员：</w:t>
            </w:r>
            <w:r>
              <w:rPr>
                <w:rFonts w:hint="eastAsia" w:ascii="宋体" w:hAnsi="宋体" w:eastAsia="宋体" w:cs="宋体"/>
                <w:sz w:val="24"/>
                <w:szCs w:val="24"/>
              </w:rPr>
              <w:t>软件</w:t>
            </w:r>
            <w:r>
              <w:rPr>
                <w:rFonts w:hint="eastAsia" w:ascii="宋体" w:hAnsi="宋体" w:eastAsia="宋体" w:cs="宋体"/>
                <w:sz w:val="24"/>
                <w:szCs w:val="24"/>
                <w:lang w:val="en-US" w:eastAsia="zh-CN"/>
              </w:rPr>
              <w:t>编程人员</w:t>
            </w:r>
            <w:r>
              <w:rPr>
                <w:rFonts w:hint="eastAsia" w:ascii="宋体" w:hAnsi="宋体" w:eastAsia="宋体" w:cs="宋体"/>
                <w:sz w:val="24"/>
                <w:szCs w:val="24"/>
              </w:rPr>
              <w:t>需要为软件测试员提交集成结果。软件测试员对集成结果进行测试，对于发现缺陷的地方，软件</w:t>
            </w:r>
            <w:r>
              <w:rPr>
                <w:rFonts w:hint="eastAsia" w:ascii="宋体" w:hAnsi="宋体" w:eastAsia="宋体" w:cs="宋体"/>
                <w:sz w:val="24"/>
                <w:szCs w:val="24"/>
                <w:lang w:val="en-US" w:eastAsia="zh-CN"/>
              </w:rPr>
              <w:t>编程人</w:t>
            </w:r>
            <w:r>
              <w:rPr>
                <w:rFonts w:hint="eastAsia" w:ascii="宋体" w:hAnsi="宋体" w:eastAsia="宋体" w:cs="宋体"/>
                <w:sz w:val="24"/>
                <w:szCs w:val="24"/>
              </w:rPr>
              <w:t>员应协调软件测试员进行修改。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配置管理员</w:t>
            </w:r>
          </w:p>
        </w:tc>
        <w:tc>
          <w:tcPr>
            <w:tcW w:w="2074" w:type="dxa"/>
            <w:noWrap w:val="0"/>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张婷睿</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配置管理员负责为产品开发团队提供全面的配置管理基础设施和环境。配置管理的作用是支持产品开发行为，使编码人员和软件集成员有适当工作区来构件和测试其工作，并且使所有工件均可根据需要包含在部署单元中。</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b/>
                <w:bCs/>
                <w:sz w:val="24"/>
                <w:szCs w:val="24"/>
              </w:rPr>
              <w:t>与项目经理：</w:t>
            </w:r>
            <w:r>
              <w:rPr>
                <w:rFonts w:hint="eastAsia" w:ascii="宋体" w:hAnsi="宋体" w:eastAsia="宋体" w:cs="宋体"/>
                <w:sz w:val="24"/>
                <w:szCs w:val="24"/>
              </w:rPr>
              <w:t>配置管理计划需要参照SDP计划。配置管理员每阶段都要提供系统的配置状态报告给项目经理。</w:t>
            </w:r>
          </w:p>
          <w:p>
            <w:pPr>
              <w:spacing w:line="360" w:lineRule="auto"/>
              <w:jc w:val="both"/>
              <w:rPr>
                <w:rFonts w:hint="eastAsia" w:ascii="宋体" w:hAnsi="宋体" w:eastAsia="宋体" w:cs="宋体"/>
                <w:b/>
                <w:bCs/>
                <w:sz w:val="24"/>
                <w:szCs w:val="24"/>
              </w:rPr>
            </w:pPr>
            <w:r>
              <w:rPr>
                <w:rFonts w:hint="eastAsia" w:ascii="宋体" w:hAnsi="宋体" w:eastAsia="宋体" w:cs="宋体"/>
                <w:b/>
                <w:bCs/>
                <w:sz w:val="24"/>
                <w:szCs w:val="24"/>
              </w:rPr>
              <w:t>与任意角色：</w:t>
            </w:r>
            <w:r>
              <w:rPr>
                <w:rFonts w:hint="eastAsia" w:ascii="宋体" w:hAnsi="宋体" w:eastAsia="宋体" w:cs="宋体"/>
                <w:sz w:val="24"/>
                <w:szCs w:val="24"/>
              </w:rPr>
              <w:t>任意角色创建开发工作区，需要配置库。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3"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任意角色</w:t>
            </w:r>
          </w:p>
        </w:tc>
        <w:tc>
          <w:tcPr>
            <w:tcW w:w="2074" w:type="dxa"/>
            <w:noWrap w:val="0"/>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项目组所有成员</w:t>
            </w:r>
          </w:p>
        </w:tc>
        <w:tc>
          <w:tcPr>
            <w:tcW w:w="2074" w:type="dxa"/>
            <w:noWrap w:val="0"/>
            <w:vAlign w:val="top"/>
          </w:tcPr>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任意角色均可以“检入”和“检出”任何与产品相关的工作，以便在配置控制系统中进行维护。</w:t>
            </w:r>
          </w:p>
        </w:tc>
        <w:tc>
          <w:tcPr>
            <w:tcW w:w="2074" w:type="dxa"/>
            <w:noWrap w:val="0"/>
            <w:vAlign w:val="top"/>
          </w:tcPr>
          <w:p>
            <w:pPr>
              <w:spacing w:line="360" w:lineRule="auto"/>
              <w:jc w:val="both"/>
              <w:rPr>
                <w:rFonts w:hint="eastAsia" w:ascii="宋体" w:hAnsi="宋体" w:eastAsia="宋体" w:cs="宋体"/>
                <w:b/>
                <w:bCs/>
                <w:sz w:val="24"/>
                <w:szCs w:val="24"/>
              </w:rPr>
            </w:pPr>
          </w:p>
        </w:tc>
      </w:tr>
    </w:tbl>
    <w:p>
      <w:pPr>
        <w:pStyle w:val="3"/>
        <w:bidi w:val="0"/>
        <w:rPr>
          <w:rFonts w:hint="eastAsia" w:ascii="宋体" w:hAnsi="宋体" w:eastAsia="宋体" w:cs="宋体"/>
          <w:sz w:val="28"/>
          <w:szCs w:val="28"/>
        </w:rPr>
      </w:pPr>
      <w:bookmarkStart w:id="23" w:name="_Toc6356"/>
      <w:bookmarkStart w:id="24" w:name="_Toc22593"/>
      <w:r>
        <w:rPr>
          <w:rFonts w:hint="eastAsia" w:ascii="宋体" w:hAnsi="宋体" w:eastAsia="宋体" w:cs="宋体"/>
          <w:sz w:val="28"/>
          <w:szCs w:val="28"/>
        </w:rPr>
        <w:t>接口控制</w:t>
      </w:r>
      <w:bookmarkEnd w:id="23"/>
      <w:bookmarkEnd w:id="24"/>
    </w:p>
    <w:p>
      <w:pPr>
        <w:pStyle w:val="4"/>
        <w:bidi w:val="0"/>
        <w:rPr>
          <w:rFonts w:hint="eastAsia" w:ascii="宋体" w:hAnsi="宋体" w:eastAsia="宋体" w:cs="宋体"/>
          <w:sz w:val="28"/>
          <w:szCs w:val="28"/>
          <w:lang w:val="en-US" w:eastAsia="zh-CN"/>
        </w:rPr>
      </w:pPr>
      <w:bookmarkStart w:id="25" w:name="_Toc11935"/>
      <w:bookmarkStart w:id="26" w:name="_Toc8089"/>
      <w:r>
        <w:rPr>
          <w:rFonts w:hint="eastAsia" w:ascii="宋体" w:hAnsi="宋体" w:eastAsia="宋体" w:cs="宋体"/>
          <w:sz w:val="28"/>
          <w:szCs w:val="28"/>
          <w:lang w:val="en-US" w:eastAsia="zh-CN"/>
        </w:rPr>
        <w:t>用户接口</w:t>
      </w:r>
      <w:bookmarkEnd w:id="25"/>
      <w:bookmarkEnd w:id="26"/>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cs="宋体"/>
          <w:b/>
          <w:bCs/>
          <w:sz w:val="28"/>
          <w:szCs w:val="28"/>
          <w:lang w:val="en-US" w:eastAsia="zh-CN"/>
        </w:rPr>
      </w:pPr>
      <w:r>
        <w:rPr>
          <w:rFonts w:hint="eastAsia" w:ascii="宋体" w:hAnsi="宋体" w:eastAsia="宋体" w:cs="宋体"/>
          <w:sz w:val="24"/>
          <w:szCs w:val="24"/>
        </w:rPr>
        <w:t>本</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大数据分析系统为一款数据可视化Web应用。用户无需进行登录或是注册，任何进入网站的用户都可以浏览到所有界面。网站版块分为“</w:t>
      </w:r>
      <w:r>
        <w:rPr>
          <w:rFonts w:hint="eastAsia" w:ascii="宋体" w:hAnsi="宋体" w:eastAsia="宋体" w:cs="宋体"/>
          <w:sz w:val="24"/>
          <w:szCs w:val="24"/>
          <w:lang w:val="en-US" w:eastAsia="zh-CN"/>
        </w:rPr>
        <w:t>题材收录分析</w:t>
      </w:r>
      <w:r>
        <w:rPr>
          <w:rFonts w:hint="eastAsia" w:ascii="宋体" w:hAnsi="宋体" w:eastAsia="宋体" w:cs="宋体"/>
          <w:sz w:val="24"/>
          <w:szCs w:val="24"/>
        </w:rPr>
        <w:t>”、“</w:t>
      </w:r>
      <w:r>
        <w:rPr>
          <w:rFonts w:hint="eastAsia" w:ascii="宋体" w:hAnsi="宋体" w:eastAsia="宋体" w:cs="宋体"/>
          <w:sz w:val="24"/>
          <w:szCs w:val="24"/>
          <w:lang w:val="en-US" w:eastAsia="zh-CN"/>
        </w:rPr>
        <w:t>阅读用户分析</w:t>
      </w:r>
      <w:r>
        <w:rPr>
          <w:rFonts w:hint="eastAsia" w:ascii="宋体" w:hAnsi="宋体" w:eastAsia="宋体" w:cs="宋体"/>
          <w:sz w:val="24"/>
          <w:szCs w:val="24"/>
        </w:rPr>
        <w:t>”、“</w:t>
      </w:r>
      <w:r>
        <w:rPr>
          <w:rFonts w:hint="eastAsia" w:ascii="宋体" w:hAnsi="宋体" w:eastAsia="宋体" w:cs="宋体"/>
          <w:sz w:val="24"/>
          <w:szCs w:val="24"/>
          <w:lang w:val="en-US" w:eastAsia="zh-CN"/>
        </w:rPr>
        <w:t>作者排名</w:t>
      </w:r>
      <w:r>
        <w:rPr>
          <w:rFonts w:hint="eastAsia" w:ascii="宋体" w:hAnsi="宋体" w:eastAsia="宋体" w:cs="宋体"/>
          <w:sz w:val="24"/>
          <w:szCs w:val="24"/>
        </w:rPr>
        <w:t>可视化”和“</w:t>
      </w:r>
      <w:r>
        <w:rPr>
          <w:rFonts w:hint="eastAsia" w:ascii="宋体" w:hAnsi="宋体" w:eastAsia="宋体" w:cs="宋体"/>
          <w:sz w:val="24"/>
          <w:szCs w:val="24"/>
          <w:lang w:val="en-US" w:eastAsia="zh-CN"/>
        </w:rPr>
        <w:t>同类网站排名</w:t>
      </w:r>
      <w:r>
        <w:rPr>
          <w:rFonts w:hint="eastAsia" w:ascii="宋体" w:hAnsi="宋体" w:eastAsia="宋体" w:cs="宋体"/>
          <w:sz w:val="24"/>
          <w:szCs w:val="24"/>
        </w:rPr>
        <w:t>分析”。每个版块下各有</w:t>
      </w:r>
      <w:r>
        <w:rPr>
          <w:rFonts w:hint="eastAsia" w:ascii="宋体" w:hAnsi="宋体" w:cs="宋体"/>
          <w:sz w:val="24"/>
          <w:szCs w:val="24"/>
          <w:lang w:val="en-US" w:eastAsia="zh-CN"/>
        </w:rPr>
        <w:t>两</w:t>
      </w:r>
      <w:r>
        <w:rPr>
          <w:rFonts w:hint="eastAsia" w:ascii="宋体" w:hAnsi="宋体" w:eastAsia="宋体" w:cs="宋体"/>
          <w:sz w:val="24"/>
          <w:szCs w:val="24"/>
        </w:rPr>
        <w:t>到</w:t>
      </w:r>
      <w:r>
        <w:rPr>
          <w:rFonts w:hint="eastAsia" w:ascii="宋体" w:hAnsi="宋体" w:cs="宋体"/>
          <w:sz w:val="24"/>
          <w:szCs w:val="24"/>
          <w:lang w:val="en-US" w:eastAsia="zh-CN"/>
        </w:rPr>
        <w:t>三</w:t>
      </w:r>
      <w:r>
        <w:rPr>
          <w:rFonts w:hint="eastAsia" w:ascii="宋体" w:hAnsi="宋体" w:eastAsia="宋体" w:cs="宋体"/>
          <w:sz w:val="24"/>
          <w:szCs w:val="24"/>
        </w:rPr>
        <w:t>个的功能点。每个功能点都以图表的形式展示大数据分析结果，并配以一定程度的说明。用户可以通过点击侧边栏切换视察的版块，并可以用鼠标指针和部分数据组件进行交互以获取更多的信息。</w:t>
      </w:r>
    </w:p>
    <w:p>
      <w:pPr>
        <w:pStyle w:val="4"/>
        <w:bidi w:val="0"/>
        <w:rPr>
          <w:rFonts w:hint="eastAsia" w:ascii="宋体" w:hAnsi="宋体" w:eastAsia="宋体" w:cs="宋体"/>
          <w:sz w:val="28"/>
          <w:szCs w:val="28"/>
          <w:lang w:val="en-US" w:eastAsia="zh-CN"/>
        </w:rPr>
      </w:pPr>
      <w:bookmarkStart w:id="27" w:name="_Toc26030"/>
      <w:bookmarkStart w:id="28" w:name="_Toc12694"/>
      <w:r>
        <w:rPr>
          <w:rFonts w:hint="eastAsia" w:ascii="宋体" w:hAnsi="宋体" w:eastAsia="宋体" w:cs="宋体"/>
          <w:sz w:val="28"/>
          <w:szCs w:val="28"/>
          <w:lang w:val="en-US" w:eastAsia="zh-CN"/>
        </w:rPr>
        <w:t>内部接口</w:t>
      </w:r>
      <w:bookmarkEnd w:id="27"/>
      <w:bookmarkEnd w:id="2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本系统分为三大模块，分别为前端数据可视化模块，后端Web服务模块和数据处理模块。模块由面向对象语言设计类，类实现封装，模块和模块之间信息交流借助http协议、数据库I/O等方式。</w:t>
      </w:r>
    </w:p>
    <w:tbl>
      <w:tblPr>
        <w:tblStyle w:val="18"/>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2802"/>
        <w:gridCol w:w="2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模块1</w:t>
            </w:r>
          </w:p>
        </w:tc>
        <w:tc>
          <w:tcPr>
            <w:tcW w:w="2841"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模块2</w:t>
            </w:r>
          </w:p>
        </w:tc>
        <w:tc>
          <w:tcPr>
            <w:tcW w:w="2841"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信息交互方式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前端数据可视化模块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后端Web服务模块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AJAX封装HTTP协议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后端Web服务模块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后端数据处理模块</w:t>
            </w:r>
          </w:p>
        </w:tc>
        <w:tc>
          <w:tcPr>
            <w:tcW w:w="2841" w:type="dxa"/>
            <w:noWrap w:val="0"/>
            <w:vAlign w:val="top"/>
          </w:tcPr>
          <w:p>
            <w:pPr>
              <w:spacing w:after="156" w:afterLines="50" w:line="360" w:lineRule="auto"/>
              <w:rPr>
                <w:rFonts w:hint="eastAsia" w:ascii="宋体" w:hAnsi="宋体" w:eastAsia="宋体" w:cs="宋体"/>
                <w:sz w:val="24"/>
                <w:szCs w:val="24"/>
              </w:rPr>
            </w:pPr>
            <w:r>
              <w:rPr>
                <w:rFonts w:hint="eastAsia" w:ascii="宋体" w:hAnsi="宋体" w:eastAsia="宋体" w:cs="宋体"/>
                <w:sz w:val="24"/>
                <w:szCs w:val="24"/>
              </w:rPr>
              <w:t>MySQL数据库</w:t>
            </w:r>
          </w:p>
        </w:tc>
      </w:tr>
    </w:tbl>
    <w:p>
      <w:pPr>
        <w:pStyle w:val="4"/>
        <w:bidi w:val="0"/>
        <w:rPr>
          <w:rFonts w:hint="eastAsia" w:ascii="宋体" w:hAnsi="宋体" w:eastAsia="宋体" w:cs="宋体"/>
          <w:b/>
          <w:sz w:val="28"/>
          <w:szCs w:val="28"/>
          <w:lang w:val="en-US" w:eastAsia="zh-CN"/>
        </w:rPr>
      </w:pPr>
      <w:bookmarkStart w:id="29" w:name="_Toc2593"/>
      <w:bookmarkStart w:id="30" w:name="_Toc17407"/>
      <w:r>
        <w:rPr>
          <w:rFonts w:hint="eastAsia" w:ascii="宋体" w:hAnsi="宋体" w:eastAsia="宋体" w:cs="宋体"/>
          <w:b/>
          <w:sz w:val="28"/>
          <w:szCs w:val="28"/>
          <w:lang w:val="en-US" w:eastAsia="zh-CN"/>
        </w:rPr>
        <w:t>外部接口</w:t>
      </w:r>
      <w:bookmarkEnd w:id="29"/>
      <w:bookmarkEnd w:id="30"/>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本系统采用 B/S 结构，需要一台电脑配置伪分布式系统，用户通过客户端与系统交互，获取系统提供的服务。</w:t>
      </w:r>
    </w:p>
    <w:tbl>
      <w:tblPr>
        <w:tblStyle w:val="18"/>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2095"/>
        <w:gridCol w:w="2106"/>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类别</w:t>
            </w:r>
          </w:p>
        </w:tc>
        <w:tc>
          <w:tcPr>
            <w:tcW w:w="2095"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方向</w:t>
            </w:r>
          </w:p>
        </w:tc>
        <w:tc>
          <w:tcPr>
            <w:tcW w:w="2106"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名称</w:t>
            </w:r>
          </w:p>
        </w:tc>
        <w:tc>
          <w:tcPr>
            <w:tcW w:w="2113" w:type="dxa"/>
            <w:noWrap w:val="0"/>
            <w:vAlign w:val="top"/>
          </w:tcPr>
          <w:p>
            <w:pPr>
              <w:spacing w:after="156" w:afterLines="50" w:line="360" w:lineRule="auto"/>
              <w:jc w:val="center"/>
              <w:rPr>
                <w:rFonts w:ascii="微软雅黑" w:hAnsi="微软雅黑" w:eastAsia="微软雅黑" w:cs="楷体"/>
                <w:b/>
                <w:bCs/>
                <w:szCs w:val="21"/>
              </w:rPr>
            </w:pPr>
            <w:r>
              <w:rPr>
                <w:rFonts w:hint="eastAsia" w:ascii="微软雅黑" w:hAnsi="微软雅黑" w:eastAsia="微软雅黑" w:cs="楷体"/>
                <w:b/>
                <w:bCs/>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硬件接口</w:t>
            </w: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鼠标键盘</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用户通过鼠标键盘进入网站，操作网站的数据展示。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restart"/>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软件接口</w:t>
            </w: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t>MySQL数据库</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前端界面获取数据库中由Spark Streaming分析好的数据流。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MySQL数据库</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数据库存储由Spark Streaming分析好的数据流。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vMerge w:val="continue"/>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tc>
        <w:tc>
          <w:tcPr>
            <w:tcW w:w="209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2106"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240" w:firstLineChars="100"/>
              <w:jc w:val="left"/>
              <w:textAlignment w:val="auto"/>
              <w:rPr>
                <w:rFonts w:hint="eastAsia" w:ascii="宋体" w:hAnsi="宋体" w:eastAsia="宋体" w:cs="宋体"/>
                <w:sz w:val="24"/>
                <w:szCs w:val="24"/>
              </w:rPr>
            </w:pPr>
            <w:r>
              <w:rPr>
                <w:rFonts w:hint="eastAsia" w:ascii="宋体" w:hAnsi="宋体" w:eastAsia="宋体" w:cs="宋体"/>
                <w:sz w:val="24"/>
                <w:szCs w:val="24"/>
              </w:rPr>
              <w:t>数据可视化</w:t>
            </w:r>
          </w:p>
        </w:tc>
        <w:tc>
          <w:tcPr>
            <w:tcW w:w="2113"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前端输出经由可视化处理过的数据。</w:t>
            </w:r>
          </w:p>
        </w:tc>
      </w:tr>
    </w:tbl>
    <w:p>
      <w:pPr>
        <w:spacing w:line="360" w:lineRule="auto"/>
        <w:rPr>
          <w:rFonts w:hint="default" w:ascii="宋体" w:hAnsi="宋体" w:cs="宋体"/>
          <w:b/>
          <w:bCs/>
          <w:sz w:val="28"/>
          <w:szCs w:val="28"/>
          <w:lang w:val="en-US" w:eastAsia="zh-CN"/>
        </w:rPr>
      </w:pPr>
    </w:p>
    <w:p>
      <w:pPr>
        <w:pStyle w:val="3"/>
        <w:bidi w:val="0"/>
        <w:rPr>
          <w:rFonts w:hint="eastAsia" w:ascii="宋体" w:hAnsi="宋体" w:eastAsia="宋体" w:cs="宋体"/>
          <w:sz w:val="28"/>
          <w:szCs w:val="28"/>
          <w:lang w:val="en-US" w:eastAsia="zh-CN"/>
        </w:rPr>
      </w:pPr>
      <w:bookmarkStart w:id="31" w:name="_Toc26391"/>
      <w:bookmarkStart w:id="32" w:name="_Toc29268"/>
      <w:r>
        <w:rPr>
          <w:rFonts w:hint="eastAsia" w:ascii="宋体" w:hAnsi="宋体" w:eastAsia="宋体" w:cs="宋体"/>
          <w:sz w:val="28"/>
          <w:szCs w:val="28"/>
          <w:lang w:val="en-US" w:eastAsia="zh-CN"/>
        </w:rPr>
        <w:t>工具、环境和基础设施</w:t>
      </w:r>
      <w:bookmarkEnd w:id="31"/>
      <w:bookmarkEnd w:id="32"/>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管理工具：</w:t>
      </w:r>
      <w:r>
        <w:rPr>
          <w:rFonts w:hint="eastAsia" w:ascii="宋体" w:hAnsi="宋体" w:eastAsia="宋体" w:cs="宋体"/>
          <w:sz w:val="24"/>
          <w:szCs w:val="24"/>
          <w:lang w:val="en-US" w:eastAsia="zh-CN"/>
        </w:rPr>
        <w:t>git</w:t>
      </w:r>
      <w:r>
        <w:rPr>
          <w:rFonts w:hint="eastAsia" w:ascii="宋体" w:hAnsi="宋体" w:cs="宋体"/>
          <w:sz w:val="24"/>
          <w:szCs w:val="24"/>
          <w:lang w:val="en-US" w:eastAsia="zh-CN"/>
        </w:rPr>
        <w:t>hub</w:t>
      </w:r>
      <w:r>
        <w:rPr>
          <w:rFonts w:hint="eastAsia" w:ascii="宋体" w:hAnsi="宋体" w:eastAsia="宋体" w:cs="宋体"/>
          <w:sz w:val="24"/>
          <w:szCs w:val="24"/>
        </w:rPr>
        <w:t xml:space="preserve">SVN </w:t>
      </w:r>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使用阶段：</w:t>
      </w:r>
      <w:r>
        <w:rPr>
          <w:rFonts w:hint="eastAsia" w:ascii="宋体" w:hAnsi="宋体" w:eastAsia="宋体" w:cs="宋体"/>
          <w:sz w:val="24"/>
          <w:szCs w:val="24"/>
        </w:rPr>
        <w:t>先启、精化、构建、产品化阶段</w:t>
      </w:r>
    </w:p>
    <w:p>
      <w:pPr>
        <w:spacing w:line="360" w:lineRule="auto"/>
        <w:ind w:firstLine="482" w:firstLineChars="200"/>
        <w:rPr>
          <w:rFonts w:hint="eastAsia" w:ascii="宋体" w:hAnsi="宋体" w:eastAsia="宋体" w:cs="宋体"/>
          <w:sz w:val="24"/>
          <w:szCs w:val="24"/>
        </w:rPr>
      </w:pPr>
      <w:r>
        <w:rPr>
          <w:rFonts w:hint="eastAsia" w:ascii="宋体" w:hAnsi="宋体" w:eastAsia="宋体" w:cs="宋体"/>
          <w:b/>
          <w:bCs/>
          <w:sz w:val="24"/>
          <w:szCs w:val="24"/>
        </w:rPr>
        <w:t>服务器：</w:t>
      </w:r>
      <w:r>
        <w:rPr>
          <w:rFonts w:hint="eastAsia" w:ascii="宋体" w:hAnsi="宋体" w:eastAsia="宋体" w:cs="宋体"/>
          <w:sz w:val="24"/>
          <w:szCs w:val="24"/>
        </w:rPr>
        <w:t>Tomcat 8.0.x</w:t>
      </w:r>
    </w:p>
    <w:p>
      <w:pPr>
        <w:spacing w:line="360" w:lineRule="auto"/>
        <w:ind w:left="1685" w:leftChars="200" w:hanging="1205" w:hangingChars="500"/>
        <w:rPr>
          <w:rFonts w:hint="eastAsia" w:ascii="宋体" w:hAnsi="宋体" w:eastAsia="宋体" w:cs="宋体"/>
          <w:sz w:val="24"/>
          <w:szCs w:val="24"/>
        </w:rPr>
      </w:pPr>
      <w:r>
        <w:rPr>
          <w:rFonts w:hint="eastAsia" w:ascii="宋体" w:hAnsi="宋体" w:eastAsia="宋体" w:cs="宋体"/>
          <w:b/>
          <w:bCs/>
          <w:sz w:val="24"/>
          <w:szCs w:val="24"/>
        </w:rPr>
        <w:t>基本配置：</w:t>
      </w:r>
      <w:r>
        <w:rPr>
          <w:rFonts w:hint="eastAsia" w:ascii="宋体" w:hAnsi="宋体" w:eastAsia="宋体" w:cs="宋体"/>
          <w:sz w:val="24"/>
          <w:szCs w:val="24"/>
        </w:rPr>
        <w:t>Spark 2.</w:t>
      </w:r>
      <w:r>
        <w:rPr>
          <w:rFonts w:hint="eastAsia" w:ascii="宋体" w:hAnsi="宋体" w:eastAsia="宋体" w:cs="宋体"/>
          <w:sz w:val="24"/>
          <w:szCs w:val="24"/>
          <w:lang w:val="en-US" w:eastAsia="zh-CN"/>
        </w:rPr>
        <w:t>2</w:t>
      </w:r>
      <w:r>
        <w:rPr>
          <w:rFonts w:hint="eastAsia" w:ascii="宋体" w:hAnsi="宋体" w:eastAsia="宋体" w:cs="宋体"/>
          <w:sz w:val="24"/>
          <w:szCs w:val="24"/>
        </w:rPr>
        <w:t>.0（Built for Hadoop 2.x.y）分布式环境、JDK 1.8、Scala 2.1</w:t>
      </w:r>
      <w:r>
        <w:rPr>
          <w:rFonts w:hint="eastAsia" w:ascii="宋体" w:hAnsi="宋体" w:eastAsia="宋体" w:cs="宋体"/>
          <w:sz w:val="24"/>
          <w:szCs w:val="24"/>
          <w:lang w:val="en-US" w:eastAsia="zh-CN"/>
        </w:rPr>
        <w:t>2</w:t>
      </w:r>
      <w:r>
        <w:rPr>
          <w:rFonts w:hint="eastAsia" w:ascii="宋体" w:hAnsi="宋体" w:eastAsia="宋体" w:cs="宋体"/>
          <w:sz w:val="24"/>
          <w:szCs w:val="24"/>
        </w:rPr>
        <w:t>.2 及以上</w:t>
      </w:r>
    </w:p>
    <w:p>
      <w:pPr>
        <w:spacing w:line="360" w:lineRule="auto"/>
        <w:ind w:left="1685" w:leftChars="200" w:hanging="1205" w:hangingChars="500"/>
        <w:rPr>
          <w:rFonts w:hint="eastAsia" w:ascii="宋体" w:hAnsi="宋体" w:eastAsia="宋体" w:cs="宋体"/>
          <w:sz w:val="24"/>
          <w:szCs w:val="24"/>
        </w:rPr>
      </w:pPr>
      <w:r>
        <w:rPr>
          <w:rFonts w:hint="eastAsia" w:ascii="宋体" w:hAnsi="宋体" w:eastAsia="宋体" w:cs="宋体"/>
          <w:b/>
          <w:bCs/>
          <w:sz w:val="24"/>
          <w:szCs w:val="24"/>
        </w:rPr>
        <w:t>开发工具：</w:t>
      </w:r>
      <w:r>
        <w:rPr>
          <w:rFonts w:hint="eastAsia" w:ascii="宋体" w:hAnsi="宋体" w:eastAsia="宋体" w:cs="宋体"/>
          <w:sz w:val="24"/>
          <w:szCs w:val="24"/>
        </w:rPr>
        <w:t>Intellij IDEA 2017.3.5 及以上、Eclipse IDE for Enterprise Java Developers 2019.12及以上</w:t>
      </w:r>
    </w:p>
    <w:p>
      <w:pPr>
        <w:pStyle w:val="2"/>
        <w:bidi w:val="0"/>
        <w:rPr>
          <w:rFonts w:hint="eastAsia" w:ascii="宋体" w:hAnsi="宋体" w:eastAsia="宋体" w:cs="宋体"/>
          <w:sz w:val="32"/>
          <w:szCs w:val="32"/>
          <w:lang w:val="en-US" w:eastAsia="zh-CN"/>
        </w:rPr>
      </w:pPr>
      <w:bookmarkStart w:id="33" w:name="_Toc15285"/>
      <w:bookmarkStart w:id="34" w:name="_Toc14998"/>
      <w:r>
        <w:rPr>
          <w:rFonts w:hint="eastAsia" w:ascii="宋体" w:hAnsi="宋体" w:eastAsia="宋体" w:cs="宋体"/>
          <w:sz w:val="32"/>
          <w:szCs w:val="32"/>
          <w:lang w:val="en-US" w:eastAsia="zh-CN"/>
        </w:rPr>
        <w:t>配置管理活动</w:t>
      </w:r>
      <w:bookmarkEnd w:id="33"/>
      <w:bookmarkEnd w:id="34"/>
    </w:p>
    <w:p>
      <w:pPr>
        <w:pStyle w:val="3"/>
        <w:bidi w:val="0"/>
        <w:rPr>
          <w:rFonts w:hint="eastAsia" w:ascii="宋体" w:hAnsi="宋体" w:eastAsia="宋体" w:cs="宋体"/>
          <w:sz w:val="28"/>
          <w:szCs w:val="28"/>
          <w:lang w:val="en-US" w:eastAsia="zh-CN"/>
        </w:rPr>
      </w:pPr>
      <w:bookmarkStart w:id="35" w:name="_Toc23562"/>
      <w:bookmarkStart w:id="36" w:name="_Toc7233"/>
      <w:r>
        <w:rPr>
          <w:rFonts w:hint="eastAsia" w:ascii="宋体" w:hAnsi="宋体" w:eastAsia="宋体" w:cs="宋体"/>
          <w:sz w:val="28"/>
          <w:szCs w:val="28"/>
          <w:lang w:val="en-US" w:eastAsia="zh-CN"/>
        </w:rPr>
        <w:t>配置标识</w:t>
      </w:r>
      <w:bookmarkEnd w:id="35"/>
      <w:bookmarkEnd w:id="36"/>
    </w:p>
    <w:p>
      <w:pPr>
        <w:pStyle w:val="4"/>
        <w:bidi w:val="0"/>
        <w:rPr>
          <w:rFonts w:hint="eastAsia" w:ascii="宋体" w:hAnsi="宋体" w:eastAsia="宋体" w:cs="宋体"/>
          <w:sz w:val="28"/>
          <w:szCs w:val="28"/>
          <w:lang w:val="en-US" w:eastAsia="zh-CN"/>
        </w:rPr>
      </w:pPr>
      <w:bookmarkStart w:id="37" w:name="_Toc15983"/>
      <w:bookmarkStart w:id="38" w:name="_Toc27482"/>
      <w:r>
        <w:rPr>
          <w:rFonts w:hint="eastAsia" w:ascii="宋体" w:hAnsi="宋体" w:eastAsia="宋体" w:cs="宋体"/>
          <w:sz w:val="28"/>
          <w:szCs w:val="28"/>
          <w:lang w:val="en-US" w:eastAsia="zh-CN"/>
        </w:rPr>
        <w:t>标识方法</w:t>
      </w:r>
      <w:bookmarkEnd w:id="37"/>
      <w:bookmarkEnd w:id="3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所有为本项目编制的文档，都要符合</w:t>
      </w:r>
      <w:r>
        <w:rPr>
          <w:rFonts w:hint="eastAsia"/>
          <w:sz w:val="24"/>
          <w:szCs w:val="24"/>
          <w:lang w:val="en-US" w:eastAsia="zh-CN"/>
        </w:rPr>
        <w:t>《GB/T 8567-2006 计算机软件文档编制规范》</w:t>
      </w:r>
      <w:r>
        <w:rPr>
          <w:rFonts w:hint="eastAsia" w:ascii="宋体" w:hAnsi="宋体" w:eastAsia="宋体" w:cs="宋体"/>
          <w:sz w:val="24"/>
          <w:szCs w:val="24"/>
        </w:rPr>
        <w:t xml:space="preserve"> 中的规定。</w:t>
      </w:r>
      <w:r>
        <w:rPr>
          <w:rFonts w:hint="eastAsia" w:ascii="宋体" w:hAnsi="宋体" w:eastAsia="宋体" w:cs="宋体"/>
          <w:sz w:val="24"/>
          <w:szCs w:val="24"/>
          <w:lang w:val="en-US" w:eastAsia="zh-CN"/>
        </w:rPr>
        <w:t>网络文学</w:t>
      </w:r>
      <w:r>
        <w:rPr>
          <w:rFonts w:hint="eastAsia" w:ascii="宋体" w:hAnsi="宋体" w:eastAsia="宋体" w:cs="宋体"/>
          <w:sz w:val="24"/>
          <w:szCs w:val="24"/>
        </w:rPr>
        <w:t>大数据系统及其所属的各个子系统所编写的文档数目，可根据</w:t>
      </w:r>
      <w:r>
        <w:rPr>
          <w:rFonts w:hint="eastAsia"/>
          <w:sz w:val="24"/>
          <w:szCs w:val="24"/>
          <w:lang w:val="en-US" w:eastAsia="zh-CN"/>
        </w:rPr>
        <w:t>《GB/T 8567-2006 计算机软件文档编制规范》</w:t>
      </w:r>
      <w:r>
        <w:rPr>
          <w:rFonts w:hint="eastAsia" w:ascii="宋体" w:hAnsi="宋体" w:eastAsia="宋体" w:cs="宋体"/>
          <w:sz w:val="24"/>
          <w:szCs w:val="24"/>
        </w:rPr>
        <w:t>的规定作适当的剪裁</w:t>
      </w:r>
      <w:r>
        <w:rPr>
          <w:rFonts w:hint="eastAsia" w:ascii="宋体" w:hAnsi="宋体" w:eastAsia="宋体" w:cs="宋体"/>
          <w:sz w:val="24"/>
          <w:szCs w:val="24"/>
          <w:lang w:eastAsia="zh-CN"/>
        </w:rPr>
        <w:t>。</w:t>
      </w:r>
      <w:r>
        <w:rPr>
          <w:rFonts w:hint="eastAsia" w:ascii="宋体" w:hAnsi="宋体" w:eastAsia="宋体" w:cs="宋体"/>
          <w:sz w:val="24"/>
          <w:szCs w:val="24"/>
        </w:rPr>
        <w:t>剪裁方案由技术组提出建议，报总体组批准。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标识对象主要包括：技术文档（可行性分析报告、需求分析报告、开发计划、质量计划、系统设计报告、技术报告、测试计划等）、提交产品（计算机程序等），主要通过介质标识和版本控制以便于存取和查阅。</w:t>
      </w:r>
    </w:p>
    <w:p>
      <w:pPr>
        <w:jc w:val="both"/>
        <w:rPr>
          <w:rFonts w:hint="eastAsia" w:ascii="宋体" w:hAnsi="宋体" w:eastAsia="宋体" w:cs="宋体"/>
          <w:sz w:val="24"/>
          <w:szCs w:val="24"/>
        </w:rPr>
      </w:pPr>
    </w:p>
    <w:p>
      <w:pPr>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rPr>
        <w:t>文档版本控制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对于计划性文档、技术文档和用户文档，其版本按修改的先后顺序确定。新生成的文档第一次发行为第一版，修改后第二次发行为第二版，以此类推。</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发行版本控制</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最终完成的软件版本分为alpha、release、signed，分别标识是不完善文档、准许发布文档、已签署文档。</w:t>
      </w:r>
    </w:p>
    <w:p>
      <w:pPr>
        <w:pStyle w:val="4"/>
        <w:bidi w:val="0"/>
        <w:rPr>
          <w:rFonts w:hint="eastAsia" w:ascii="宋体" w:hAnsi="宋体" w:eastAsia="宋体" w:cs="宋体"/>
          <w:sz w:val="28"/>
          <w:szCs w:val="28"/>
          <w:lang w:val="en-US" w:eastAsia="zh-CN"/>
        </w:rPr>
      </w:pPr>
      <w:bookmarkStart w:id="39" w:name="_Toc13125"/>
      <w:bookmarkStart w:id="40" w:name="_Toc30579"/>
      <w:r>
        <w:rPr>
          <w:rFonts w:hint="eastAsia" w:ascii="宋体" w:hAnsi="宋体" w:eastAsia="宋体" w:cs="宋体"/>
          <w:sz w:val="28"/>
          <w:szCs w:val="28"/>
          <w:lang w:val="en-US" w:eastAsia="zh-CN"/>
        </w:rPr>
        <w:t>项目基线</w:t>
      </w:r>
      <w:bookmarkEnd w:id="39"/>
      <w:bookmarkEnd w:id="40"/>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所有属于本项目的程序、分程序、模块和程序单元，都要按照由项目技术组制订， 且经总体组批准的软件系统的命名约定的规定来标识。</w:t>
      </w:r>
    </w:p>
    <w:p>
      <w:pPr>
        <w:pStyle w:val="5"/>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各类基线</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所有属于本项目及其各子系统的各类基线，首先要按照任务书、软件需求规格说明书的规定确定其技术内容， 然后按照软件系统的上述命名约定的规定来标识。本条必须详细说明软件项目的基线 （即最初批准的配置标识）。 在软件生存周期中， 主要有三种基线， 它们是功能基线、指派基线和产品基线。对于每个基线，必须描述下列内容：</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a． 每个基线的项（包括应交付的文档和程序）；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b． 与每个基线有关的评审与批准事项以及验收标准；</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c． 在建立基线的过程中用户和开发者的参与情况；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例如，在产品基线中，要定义的元素可以包括：</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a． 产品的名字和规则；</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b． 产品标识编号；</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c． 对每一个新交付的版本，要给出版本交付号、新修改的描述、修改交付的方法、对支持软件的修改要求以及对有关文档的修改要求；</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d． 安装说明；</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e． 已知的缺陷和故障；</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f． 软件媒体和媒体标识。</w:t>
      </w:r>
    </w:p>
    <w:p>
      <w:pPr>
        <w:pStyle w:val="3"/>
        <w:bidi w:val="0"/>
        <w:rPr>
          <w:rFonts w:hint="eastAsia" w:ascii="宋体" w:hAnsi="宋体" w:eastAsia="宋体" w:cs="宋体"/>
          <w:sz w:val="28"/>
          <w:szCs w:val="28"/>
          <w:lang w:val="en-US" w:eastAsia="zh-CN"/>
        </w:rPr>
      </w:pPr>
      <w:bookmarkStart w:id="41" w:name="_Toc3619"/>
      <w:bookmarkStart w:id="42" w:name="_Toc9711"/>
      <w:r>
        <w:rPr>
          <w:rFonts w:hint="eastAsia" w:ascii="宋体" w:hAnsi="宋体" w:eastAsia="宋体" w:cs="宋体"/>
          <w:sz w:val="28"/>
          <w:szCs w:val="28"/>
          <w:lang w:val="en-US" w:eastAsia="zh-CN"/>
        </w:rPr>
        <w:t>配置控制</w:t>
      </w:r>
      <w:bookmarkEnd w:id="41"/>
      <w:bookmarkEnd w:id="4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软件配置的更改管理适用于本项目的所有文档和代码，其中包括本项目的各个运行软件</w:t>
      </w:r>
      <w:r>
        <w:rPr>
          <w:rFonts w:hint="eastAsia" w:ascii="宋体" w:hAnsi="宋体" w:eastAsia="宋体" w:cs="宋体"/>
          <w:sz w:val="24"/>
          <w:szCs w:val="24"/>
          <w:lang w:eastAsia="zh-CN"/>
        </w:rPr>
        <w:t>，</w:t>
      </w:r>
      <w:r>
        <w:rPr>
          <w:rFonts w:hint="eastAsia" w:ascii="宋体" w:hAnsi="宋体" w:eastAsia="宋体" w:cs="宋体"/>
          <w:sz w:val="24"/>
          <w:szCs w:val="24"/>
        </w:rPr>
        <w:t>也包括为本项目专门开发的支持软件。配置控制的要点如下：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A．</w:t>
      </w:r>
      <w:r>
        <w:rPr>
          <w:rFonts w:hint="eastAsia" w:ascii="宋体" w:hAnsi="宋体" w:eastAsia="宋体" w:cs="宋体"/>
          <w:sz w:val="24"/>
          <w:szCs w:val="24"/>
        </w:rPr>
        <w:t xml:space="preserve"> 修改批准权限；对本项目各个子系统及其专用支持软件的功能基线、指派基线、产品基线及其集成系统的任何修改（称为 A类修改），都必须通过项目配置管理小组讨论， 并必须经总体组批准；对本项目各个子系统及其专用支持软件的其他阶段产品的任何修改（称为 B 类修改），都必须通过本项目各个子系统的配置管理人员审查，并经项目的软件配置管理小组与各个子系统负责人的共同批准并报项目总体组备案。</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B．</w:t>
      </w:r>
      <w:r>
        <w:rPr>
          <w:rFonts w:hint="eastAsia" w:ascii="宋体" w:hAnsi="宋体" w:eastAsia="宋体" w:cs="宋体"/>
          <w:sz w:val="24"/>
          <w:szCs w:val="24"/>
        </w:rPr>
        <w:t xml:space="preserve"> 修改审批程序：上述两类修改的审批程序。</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2"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rPr>
        <w:t>C．</w:t>
      </w:r>
      <w:r>
        <w:rPr>
          <w:rFonts w:hint="eastAsia" w:ascii="宋体" w:hAnsi="宋体" w:eastAsia="宋体" w:cs="宋体"/>
          <w:sz w:val="24"/>
          <w:szCs w:val="24"/>
        </w:rPr>
        <w:t xml:space="preserve"> 修改控制工具：修改控制工具是协助软件配置管理人员进行配置控制的有效手段。</w:t>
      </w:r>
    </w:p>
    <w:p>
      <w:pPr>
        <w:pStyle w:val="3"/>
        <w:bidi w:val="0"/>
        <w:rPr>
          <w:rFonts w:hint="eastAsia" w:ascii="宋体" w:hAnsi="宋体" w:eastAsia="宋体" w:cs="宋体"/>
          <w:sz w:val="28"/>
          <w:szCs w:val="28"/>
          <w:lang w:val="en-US" w:eastAsia="zh-CN"/>
        </w:rPr>
      </w:pPr>
      <w:bookmarkStart w:id="43" w:name="_Toc26899"/>
      <w:bookmarkStart w:id="44" w:name="_Toc9558"/>
      <w:r>
        <w:rPr>
          <w:rFonts w:hint="eastAsia" w:ascii="宋体" w:hAnsi="宋体" w:eastAsia="宋体" w:cs="宋体"/>
          <w:sz w:val="28"/>
          <w:szCs w:val="28"/>
          <w:lang w:val="en-US" w:eastAsia="zh-CN"/>
        </w:rPr>
        <w:t>配置项</w:t>
      </w:r>
      <w:bookmarkEnd w:id="43"/>
      <w:bookmarkEnd w:id="4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default"/>
          <w:lang w:val="en-US" w:eastAsia="zh-CN"/>
        </w:rPr>
      </w:pPr>
      <w:r>
        <w:rPr>
          <w:rFonts w:hint="eastAsia" w:ascii="宋体" w:hAnsi="宋体" w:eastAsia="宋体" w:cs="宋体"/>
          <w:sz w:val="24"/>
          <w:szCs w:val="24"/>
        </w:rPr>
        <w:t>见配置管理项目清单。</w:t>
      </w:r>
    </w:p>
    <w:p>
      <w:pPr>
        <w:pStyle w:val="3"/>
        <w:bidi w:val="0"/>
        <w:rPr>
          <w:rFonts w:hint="eastAsia" w:ascii="宋体" w:hAnsi="宋体" w:eastAsia="宋体" w:cs="宋体"/>
          <w:sz w:val="28"/>
          <w:szCs w:val="28"/>
          <w:lang w:val="en-US" w:eastAsia="zh-CN"/>
        </w:rPr>
      </w:pPr>
      <w:bookmarkStart w:id="45" w:name="_Toc3736"/>
      <w:bookmarkStart w:id="46" w:name="_Toc15616"/>
      <w:r>
        <w:rPr>
          <w:rFonts w:hint="eastAsia" w:ascii="宋体" w:hAnsi="宋体" w:eastAsia="宋体" w:cs="宋体"/>
          <w:sz w:val="28"/>
          <w:szCs w:val="28"/>
          <w:lang w:val="en-US" w:eastAsia="zh-CN"/>
        </w:rPr>
        <w:t>变更控制</w:t>
      </w:r>
      <w:bookmarkEnd w:id="45"/>
      <w:bookmarkEnd w:id="46"/>
    </w:p>
    <w:p>
      <w:pPr>
        <w:pStyle w:val="4"/>
        <w:bidi w:val="0"/>
        <w:rPr>
          <w:rFonts w:hint="eastAsia" w:ascii="宋体" w:hAnsi="宋体" w:eastAsia="宋体" w:cs="宋体"/>
          <w:sz w:val="28"/>
          <w:szCs w:val="28"/>
        </w:rPr>
      </w:pPr>
      <w:bookmarkStart w:id="47" w:name="_Toc20542"/>
      <w:bookmarkStart w:id="48" w:name="_Toc44603045"/>
      <w:bookmarkStart w:id="49" w:name="_Toc20756"/>
      <w:r>
        <w:rPr>
          <w:rFonts w:hint="eastAsia" w:ascii="宋体" w:hAnsi="宋体" w:eastAsia="宋体" w:cs="宋体"/>
          <w:sz w:val="28"/>
          <w:szCs w:val="28"/>
        </w:rPr>
        <w:t>变更请求的处理与审批</w:t>
      </w:r>
      <w:bookmarkEnd w:id="47"/>
      <w:bookmarkEnd w:id="48"/>
      <w:bookmarkEnd w:id="49"/>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软件配置的变更管理适用与该项目的全部文档与代码，其中也包括本项目中各个运行的软件，也包括正在开发中的软件。</w:t>
      </w:r>
    </w:p>
    <w:p>
      <w:pPr>
        <w:pStyle w:val="4"/>
        <w:bidi w:val="0"/>
        <w:rPr>
          <w:rFonts w:hint="eastAsia" w:ascii="宋体" w:hAnsi="宋体" w:eastAsia="宋体" w:cs="宋体"/>
          <w:sz w:val="28"/>
          <w:szCs w:val="28"/>
        </w:rPr>
      </w:pPr>
      <w:bookmarkStart w:id="50" w:name="_Toc44603046"/>
      <w:bookmarkStart w:id="51" w:name="_Toc13595"/>
      <w:bookmarkStart w:id="52" w:name="_Toc28050"/>
      <w:r>
        <w:rPr>
          <w:rFonts w:hint="eastAsia" w:ascii="宋体" w:hAnsi="宋体" w:eastAsia="宋体" w:cs="宋体"/>
          <w:sz w:val="28"/>
          <w:szCs w:val="28"/>
        </w:rPr>
        <w:t>变更控制委员会（CCB）</w:t>
      </w:r>
      <w:bookmarkEnd w:id="50"/>
      <w:bookmarkEnd w:id="51"/>
      <w:bookmarkEnd w:id="52"/>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制定项目的启动计划时就要建立项目CCB，它是在项目计划阶段建立的，将确定的CCB成员纪录到配置管理计划中，且发通知给项目组和相关组，当基线正式建立或发生变更时，需召开CCB会议，并进行会议记录，会后形成《CCB会议纪要》放入项目配置库，并把会议结果发送给CCB成员及相关组。CCB收到变更请求后，会有专门人员先做一个初步分析，主要是评估变更来源、变更理由、变更影响、变更代价；某些变更会在这个阶段做出一些初步的处理，删除那些明显错误的变更请求。</w:t>
      </w:r>
    </w:p>
    <w:p>
      <w:pPr>
        <w:pStyle w:val="4"/>
        <w:bidi w:val="0"/>
        <w:rPr>
          <w:rFonts w:hint="eastAsia" w:ascii="宋体" w:hAnsi="宋体" w:eastAsia="宋体" w:cs="宋体"/>
          <w:sz w:val="28"/>
          <w:szCs w:val="28"/>
        </w:rPr>
      </w:pPr>
      <w:bookmarkStart w:id="53" w:name="_Toc1990"/>
      <w:bookmarkStart w:id="54" w:name="_Toc44603047"/>
      <w:bookmarkStart w:id="55" w:name="_Toc4121"/>
      <w:r>
        <w:rPr>
          <w:rFonts w:hint="eastAsia" w:ascii="宋体" w:hAnsi="宋体" w:eastAsia="宋体" w:cs="宋体"/>
          <w:sz w:val="28"/>
          <w:szCs w:val="28"/>
        </w:rPr>
        <w:t>变更中的活动</w:t>
      </w:r>
      <w:bookmarkEnd w:id="53"/>
      <w:bookmarkEnd w:id="54"/>
      <w:bookmarkEnd w:id="55"/>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219700" cy="3918585"/>
            <wp:effectExtent l="0" t="0" r="762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19700" cy="3918585"/>
                    </a:xfrm>
                    <a:prstGeom prst="rect">
                      <a:avLst/>
                    </a:prstGeom>
                    <a:noFill/>
                    <a:ln>
                      <a:noFill/>
                    </a:ln>
                  </pic:spPr>
                </pic:pic>
              </a:graphicData>
            </a:graphic>
          </wp:inline>
        </w:drawing>
      </w:r>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325745" cy="1569720"/>
            <wp:effectExtent l="0" t="0" r="825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325745" cy="1569720"/>
                    </a:xfrm>
                    <a:prstGeom prst="rect">
                      <a:avLst/>
                    </a:prstGeom>
                    <a:noFill/>
                    <a:ln>
                      <a:noFill/>
                    </a:ln>
                  </pic:spPr>
                </pic:pic>
              </a:graphicData>
            </a:graphic>
          </wp:inline>
        </w:drawing>
      </w:r>
    </w:p>
    <w:p>
      <w:pPr>
        <w:spacing w:line="360" w:lineRule="auto"/>
        <w:jc w:val="left"/>
        <w:rPr>
          <w:rFonts w:ascii="微软雅黑" w:hAnsi="微软雅黑" w:eastAsia="微软雅黑"/>
        </w:rPr>
      </w:pPr>
      <w:r>
        <w:rPr>
          <w:rFonts w:ascii="微软雅黑" w:hAnsi="微软雅黑" w:eastAsia="微软雅黑"/>
        </w:rPr>
        <w:drawing>
          <wp:inline distT="0" distB="0" distL="114300" distR="114300">
            <wp:extent cx="5270500" cy="1757045"/>
            <wp:effectExtent l="0" t="0" r="254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0500" cy="1757045"/>
                    </a:xfrm>
                    <a:prstGeom prst="rect">
                      <a:avLst/>
                    </a:prstGeom>
                    <a:noFill/>
                    <a:ln>
                      <a:noFill/>
                    </a:ln>
                  </pic:spPr>
                </pic:pic>
              </a:graphicData>
            </a:graphic>
          </wp:inline>
        </w:drawing>
      </w:r>
    </w:p>
    <w:p>
      <w:pPr>
        <w:pStyle w:val="4"/>
        <w:bidi w:val="0"/>
        <w:rPr>
          <w:rFonts w:hint="eastAsia" w:ascii="宋体" w:hAnsi="宋体" w:eastAsia="宋体" w:cs="宋体"/>
          <w:sz w:val="28"/>
          <w:szCs w:val="28"/>
        </w:rPr>
      </w:pPr>
      <w:bookmarkStart w:id="56" w:name="_Toc44603048"/>
      <w:bookmarkStart w:id="57" w:name="_Toc20469"/>
      <w:bookmarkStart w:id="58" w:name="_Toc31220"/>
      <w:r>
        <w:rPr>
          <w:rFonts w:hint="eastAsia" w:ascii="宋体" w:hAnsi="宋体" w:eastAsia="宋体" w:cs="宋体"/>
          <w:sz w:val="28"/>
          <w:szCs w:val="28"/>
        </w:rPr>
        <w:t>保存变更历史记录</w:t>
      </w:r>
      <w:bookmarkEnd w:id="56"/>
      <w:bookmarkEnd w:id="57"/>
      <w:bookmarkEnd w:id="58"/>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如果工件为Word文档，则保留修订文档历史记录。</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如果工件为其他工件，必须再相应的记录中保持变更历史记录。</w:t>
      </w:r>
    </w:p>
    <w:p>
      <w:pPr>
        <w:spacing w:line="360" w:lineRule="auto"/>
        <w:jc w:val="left"/>
        <w:rPr>
          <w:rFonts w:ascii="微软雅黑" w:hAnsi="微软雅黑" w:eastAsia="微软雅黑"/>
          <w:sz w:val="24"/>
        </w:rPr>
      </w:pPr>
      <w:r>
        <w:rPr>
          <w:rFonts w:ascii="微软雅黑" w:hAnsi="微软雅黑" w:eastAsia="微软雅黑"/>
        </w:rPr>
        <w:drawing>
          <wp:inline distT="0" distB="0" distL="114300" distR="114300">
            <wp:extent cx="5113020" cy="4208780"/>
            <wp:effectExtent l="0" t="0" r="7620" b="1270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5113020" cy="4208780"/>
                    </a:xfrm>
                    <a:prstGeom prst="rect">
                      <a:avLst/>
                    </a:prstGeom>
                    <a:noFill/>
                    <a:ln>
                      <a:noFill/>
                    </a:ln>
                  </pic:spPr>
                </pic:pic>
              </a:graphicData>
            </a:graphic>
          </wp:inline>
        </w:drawing>
      </w:r>
      <w:r>
        <w:rPr>
          <w:rFonts w:ascii="微软雅黑" w:hAnsi="微软雅黑" w:eastAsia="微软雅黑"/>
        </w:rPr>
        <w:drawing>
          <wp:inline distT="0" distB="0" distL="114300" distR="114300">
            <wp:extent cx="5273675" cy="2380615"/>
            <wp:effectExtent l="0" t="0" r="14605" b="1206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0"/>
                    <a:stretch>
                      <a:fillRect/>
                    </a:stretch>
                  </pic:blipFill>
                  <pic:spPr>
                    <a:xfrm>
                      <a:off x="0" y="0"/>
                      <a:ext cx="5273675" cy="2380615"/>
                    </a:xfrm>
                    <a:prstGeom prst="rect">
                      <a:avLst/>
                    </a:prstGeom>
                    <a:noFill/>
                    <a:ln>
                      <a:noFill/>
                    </a:ln>
                  </pic:spPr>
                </pic:pic>
              </a:graphicData>
            </a:graphic>
          </wp:inline>
        </w:drawing>
      </w:r>
    </w:p>
    <w:p>
      <w:pPr>
        <w:pStyle w:val="4"/>
        <w:bidi w:val="0"/>
        <w:rPr>
          <w:rFonts w:hint="eastAsia" w:ascii="宋体" w:hAnsi="宋体" w:eastAsia="宋体" w:cs="宋体"/>
          <w:sz w:val="28"/>
          <w:szCs w:val="28"/>
        </w:rPr>
      </w:pPr>
      <w:bookmarkStart w:id="59" w:name="_Toc44603049"/>
      <w:bookmarkStart w:id="60" w:name="_Toc11018"/>
      <w:bookmarkStart w:id="61" w:name="_Toc23488"/>
      <w:r>
        <w:rPr>
          <w:rFonts w:hint="eastAsia" w:ascii="宋体" w:hAnsi="宋体" w:eastAsia="宋体" w:cs="宋体"/>
          <w:sz w:val="28"/>
          <w:szCs w:val="28"/>
        </w:rPr>
        <w:t>变更请求中受影响的配置项的变更</w:t>
      </w:r>
      <w:bookmarkEnd w:id="59"/>
      <w:bookmarkEnd w:id="60"/>
      <w:bookmarkEnd w:id="61"/>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cs="宋体"/>
          <w:sz w:val="24"/>
          <w:szCs w:val="24"/>
          <w:lang w:val="en-US" w:eastAsia="zh-CN"/>
        </w:rPr>
        <w:t>在</w:t>
      </w:r>
      <w:r>
        <w:rPr>
          <w:rFonts w:hint="eastAsia" w:ascii="宋体" w:hAnsi="宋体" w:eastAsia="宋体" w:cs="宋体"/>
          <w:sz w:val="24"/>
          <w:szCs w:val="24"/>
        </w:rPr>
        <w:t>变更请求中受影响需要变更时。首先由CCB协调员通知收到变更影响配置的变更人员，其次被通知人员按照标准流程进行变更。</w:t>
      </w:r>
    </w:p>
    <w:p>
      <w:pPr>
        <w:pStyle w:val="3"/>
        <w:bidi w:val="0"/>
        <w:rPr>
          <w:rFonts w:hint="eastAsia" w:ascii="宋体" w:hAnsi="宋体" w:eastAsia="宋体" w:cs="宋体"/>
          <w:sz w:val="28"/>
          <w:szCs w:val="28"/>
          <w:lang w:val="en-US" w:eastAsia="zh-CN"/>
        </w:rPr>
      </w:pPr>
      <w:bookmarkStart w:id="62" w:name="_Toc25171"/>
      <w:bookmarkStart w:id="63" w:name="_Toc23862"/>
      <w:r>
        <w:rPr>
          <w:rFonts w:hint="eastAsia" w:ascii="宋体" w:hAnsi="宋体" w:eastAsia="宋体" w:cs="宋体"/>
          <w:sz w:val="28"/>
          <w:szCs w:val="28"/>
          <w:lang w:val="en-US" w:eastAsia="zh-CN"/>
        </w:rPr>
        <w:t>配置状态统计</w:t>
      </w:r>
      <w:bookmarkEnd w:id="62"/>
      <w:bookmarkEnd w:id="63"/>
    </w:p>
    <w:p>
      <w:pPr>
        <w:pStyle w:val="4"/>
        <w:bidi w:val="0"/>
        <w:rPr>
          <w:rFonts w:hint="eastAsia" w:ascii="宋体" w:hAnsi="宋体" w:eastAsia="宋体" w:cs="宋体"/>
          <w:sz w:val="28"/>
          <w:szCs w:val="28"/>
          <w:lang w:val="en-US" w:eastAsia="zh-CN"/>
        </w:rPr>
      </w:pPr>
      <w:bookmarkStart w:id="64" w:name="_Toc30858"/>
      <w:bookmarkStart w:id="65" w:name="_Toc5491"/>
      <w:r>
        <w:rPr>
          <w:rFonts w:hint="eastAsia" w:ascii="宋体" w:hAnsi="宋体" w:eastAsia="宋体" w:cs="宋体"/>
          <w:sz w:val="28"/>
          <w:szCs w:val="28"/>
          <w:lang w:val="en-US" w:eastAsia="zh-CN"/>
        </w:rPr>
        <w:t>项目介质存储和发布机制</w:t>
      </w:r>
      <w:bookmarkEnd w:id="64"/>
      <w:bookmarkEnd w:id="65"/>
    </w:p>
    <w:p>
      <w:pPr>
        <w:tabs>
          <w:tab w:val="left" w:pos="312"/>
        </w:tabs>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备份机制与保留策略：</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1）每日工作完成后将相关文件同步到Git</w:t>
      </w:r>
      <w:r>
        <w:rPr>
          <w:rFonts w:hint="eastAsia" w:ascii="宋体" w:hAnsi="宋体" w:cs="宋体"/>
          <w:sz w:val="24"/>
          <w:szCs w:val="24"/>
          <w:lang w:val="en-US" w:eastAsia="zh-CN"/>
        </w:rPr>
        <w:t>Hu</w:t>
      </w:r>
      <w:r>
        <w:rPr>
          <w:rFonts w:hint="eastAsia" w:ascii="宋体" w:hAnsi="宋体" w:eastAsia="宋体" w:cs="宋体"/>
          <w:sz w:val="24"/>
          <w:szCs w:val="24"/>
          <w:lang w:val="en-US" w:eastAsia="zh-CN"/>
        </w:rPr>
        <w:t>b</w:t>
      </w:r>
      <w:r>
        <w:rPr>
          <w:rFonts w:hint="eastAsia" w:ascii="宋体" w:hAnsi="宋体" w:eastAsia="宋体" w:cs="宋体"/>
          <w:sz w:val="24"/>
          <w:szCs w:val="24"/>
        </w:rPr>
        <w:t>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default" w:ascii="宋体" w:hAnsi="宋体" w:cs="宋体"/>
          <w:b/>
          <w:color w:val="333333"/>
          <w:sz w:val="28"/>
          <w:szCs w:val="21"/>
          <w:lang w:val="en-US" w:eastAsia="zh-CN"/>
        </w:rPr>
      </w:pPr>
      <w:r>
        <w:rPr>
          <w:rFonts w:hint="eastAsia" w:ascii="宋体" w:hAnsi="宋体" w:eastAsia="宋体" w:cs="宋体"/>
          <w:sz w:val="24"/>
          <w:szCs w:val="24"/>
        </w:rPr>
        <w:t>2）介质保留方式：网络联机。</w:t>
      </w:r>
    </w:p>
    <w:p>
      <w:pPr>
        <w:pStyle w:val="4"/>
        <w:bidi w:val="0"/>
        <w:rPr>
          <w:rFonts w:hint="eastAsia" w:ascii="宋体" w:hAnsi="宋体" w:eastAsia="宋体" w:cs="宋体"/>
          <w:sz w:val="28"/>
          <w:szCs w:val="28"/>
          <w:lang w:val="en-US" w:eastAsia="zh-CN"/>
        </w:rPr>
      </w:pPr>
      <w:bookmarkStart w:id="66" w:name="_Toc158"/>
      <w:bookmarkStart w:id="67" w:name="_Toc25420"/>
      <w:r>
        <w:rPr>
          <w:rFonts w:hint="eastAsia" w:ascii="宋体" w:hAnsi="宋体" w:eastAsia="宋体" w:cs="宋体"/>
          <w:sz w:val="28"/>
          <w:szCs w:val="28"/>
          <w:lang w:val="en-US" w:eastAsia="zh-CN"/>
        </w:rPr>
        <w:t>报告与审计</w:t>
      </w:r>
      <w:bookmarkEnd w:id="66"/>
      <w:bookmarkEnd w:id="67"/>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目的：让项目经理确定需要报告哪些产品的相关变更数据以及每日会议的报告人以及报告频率。</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频率：每天进行报告。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报告人:小组组长。</w:t>
      </w:r>
    </w:p>
    <w:p>
      <w:pPr>
        <w:spacing w:line="360" w:lineRule="auto"/>
        <w:jc w:val="both"/>
        <w:rPr>
          <w:rFonts w:ascii="微软雅黑" w:hAnsi="微软雅黑" w:eastAsia="微软雅黑"/>
          <w:sz w:val="24"/>
        </w:rPr>
      </w:pPr>
      <w:r>
        <w:rPr>
          <w:rFonts w:ascii="微软雅黑" w:hAnsi="微软雅黑" w:eastAsia="微软雅黑"/>
          <w:sz w:val="24"/>
        </w:rPr>
        <w:drawing>
          <wp:inline distT="0" distB="0" distL="114300" distR="114300">
            <wp:extent cx="5273040" cy="2089785"/>
            <wp:effectExtent l="0" t="0" r="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73040" cy="2089785"/>
                    </a:xfrm>
                    <a:prstGeom prst="rect">
                      <a:avLst/>
                    </a:prstGeom>
                    <a:noFill/>
                    <a:ln>
                      <a:noFill/>
                    </a:ln>
                  </pic:spPr>
                </pic:pic>
              </a:graphicData>
            </a:graphic>
          </wp:inline>
        </w:drawing>
      </w:r>
    </w:p>
    <w:p>
      <w:pPr>
        <w:tabs>
          <w:tab w:val="left" w:pos="312"/>
        </w:tabs>
        <w:spacing w:line="360" w:lineRule="auto"/>
        <w:jc w:val="left"/>
        <w:rPr>
          <w:rFonts w:hint="eastAsia" w:ascii="宋体" w:hAnsi="宋体" w:eastAsia="宋体" w:cs="宋体"/>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工作版本报告：</w:t>
      </w:r>
      <w:r>
        <w:rPr>
          <w:rFonts w:hint="eastAsia" w:ascii="宋体" w:hAnsi="宋体" w:eastAsia="宋体" w:cs="宋体"/>
          <w:sz w:val="24"/>
          <w:szCs w:val="24"/>
        </w:rPr>
        <w:t>工作版本报告中需要构成软件某一个特定迭代版本的所有文件位置以及并入的变更。</w:t>
      </w:r>
    </w:p>
    <w:p>
      <w:pPr>
        <w:tabs>
          <w:tab w:val="left" w:pos="312"/>
        </w:tabs>
        <w:spacing w:line="360" w:lineRule="auto"/>
        <w:jc w:val="left"/>
        <w:rPr>
          <w:rFonts w:ascii="微软雅黑" w:hAnsi="微软雅黑" w:eastAsia="微软雅黑"/>
          <w:szCs w:val="21"/>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rPr>
        <w:t>审计：</w:t>
      </w:r>
      <w:r>
        <w:rPr>
          <w:rFonts w:hint="eastAsia" w:ascii="宋体" w:hAnsi="宋体" w:eastAsia="宋体" w:cs="宋体"/>
          <w:sz w:val="24"/>
          <w:szCs w:val="24"/>
        </w:rPr>
        <w:t>包含功能审计与物理审计。</w:t>
      </w:r>
    </w:p>
    <w:p>
      <w:pPr>
        <w:tabs>
          <w:tab w:val="left" w:pos="312"/>
        </w:tabs>
        <w:spacing w:line="360" w:lineRule="auto"/>
        <w:jc w:val="left"/>
        <w:rPr>
          <w:rFonts w:hint="eastAsia" w:ascii="宋体" w:hAnsi="宋体" w:eastAsia="宋体" w:cs="宋体"/>
          <w:b/>
          <w:bCs/>
          <w:sz w:val="24"/>
          <w:szCs w:val="24"/>
        </w:rPr>
      </w:pPr>
      <w:r>
        <w:rPr>
          <w:rFonts w:hint="eastAsia" w:ascii="宋体" w:hAnsi="宋体" w:eastAsia="宋体" w:cs="宋体"/>
          <w:b/>
          <w:bCs/>
          <w:sz w:val="24"/>
          <w:szCs w:val="24"/>
          <w:lang w:val="en-US" w:eastAsia="zh-CN"/>
        </w:rPr>
        <w:tab/>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配置状态报告：</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a. </w:t>
      </w:r>
      <w:r>
        <w:rPr>
          <w:rFonts w:hint="eastAsia" w:ascii="宋体" w:hAnsi="宋体" w:eastAsia="宋体" w:cs="宋体"/>
          <w:sz w:val="24"/>
          <w:szCs w:val="24"/>
        </w:rPr>
        <w:t>指明怎样收集、验证、存储、处理和报告配置项的状态信息；</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b. </w:t>
      </w:r>
      <w:r>
        <w:rPr>
          <w:rFonts w:hint="eastAsia" w:ascii="宋体" w:hAnsi="宋体" w:eastAsia="宋体" w:cs="宋体"/>
          <w:sz w:val="24"/>
          <w:szCs w:val="24"/>
        </w:rPr>
        <w:t>详细说明要定期提供的报告及其分发办法；</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964" w:firstLineChars="4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c. </w:t>
      </w:r>
      <w:r>
        <w:rPr>
          <w:rFonts w:hint="eastAsia" w:ascii="宋体" w:hAnsi="宋体" w:eastAsia="宋体" w:cs="宋体"/>
          <w:sz w:val="24"/>
          <w:szCs w:val="24"/>
        </w:rPr>
        <w:t>如果有动态查询，要指出所提供的动态查询的能力与配置管理计划编写规范；</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1442" w:leftChars="400" w:hanging="482" w:hangingChars="200"/>
        <w:jc w:val="left"/>
        <w:textAlignment w:val="auto"/>
        <w:rPr>
          <w:rFonts w:hint="eastAsia" w:ascii="宋体" w:hAnsi="宋体" w:eastAsia="宋体" w:cs="宋体"/>
          <w:sz w:val="24"/>
          <w:szCs w:val="24"/>
        </w:rPr>
      </w:pPr>
      <w:r>
        <w:rPr>
          <w:rFonts w:hint="eastAsia" w:ascii="宋体" w:hAnsi="宋体" w:eastAsia="宋体" w:cs="宋体"/>
          <w:b/>
          <w:bCs/>
          <w:sz w:val="24"/>
          <w:szCs w:val="24"/>
        </w:rPr>
        <w:t xml:space="preserve">d. </w:t>
      </w:r>
      <w:r>
        <w:rPr>
          <w:rFonts w:hint="eastAsia" w:ascii="宋体" w:hAnsi="宋体" w:eastAsia="宋体" w:cs="宋体"/>
          <w:sz w:val="24"/>
          <w:szCs w:val="24"/>
        </w:rPr>
        <w:t>如果要求记录用户说明的特殊状态时，要描述其实现手段。</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720" w:firstLineChars="300"/>
        <w:jc w:val="left"/>
        <w:textAlignment w:val="auto"/>
        <w:rPr>
          <w:rFonts w:hint="eastAsia" w:ascii="宋体" w:hAnsi="宋体" w:eastAsia="宋体" w:cs="宋体"/>
          <w:sz w:val="24"/>
          <w:szCs w:val="24"/>
        </w:rPr>
      </w:pPr>
      <w:r>
        <w:rPr>
          <w:rFonts w:hint="eastAsia" w:ascii="宋体" w:hAnsi="宋体" w:eastAsia="宋体" w:cs="宋体"/>
          <w:sz w:val="24"/>
          <w:szCs w:val="24"/>
        </w:rPr>
        <w:t>在配置状态记录和报告中，通常要描述的信息有：</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规格说明的状态；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修改建议的状态；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修改批准的报告；</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产品版本或其修改版的状态；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安装、更新或交付的实现报告；</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用户提供的产品（如操作系统）的状态；</w:t>
      </w:r>
    </w:p>
    <w:p>
      <w:pPr>
        <w:pStyle w:val="22"/>
        <w:keepNext w:val="0"/>
        <w:keepLines w:val="0"/>
        <w:pageBreakBefore w:val="0"/>
        <w:widowControl w:val="0"/>
        <w:numPr>
          <w:ilvl w:val="0"/>
          <w:numId w:val="2"/>
        </w:numPr>
        <w:kinsoku/>
        <w:wordWrap/>
        <w:overflowPunct/>
        <w:topLinePunct w:val="0"/>
        <w:autoSpaceDE/>
        <w:autoSpaceDN/>
        <w:bidi w:val="0"/>
        <w:adjustRightInd/>
        <w:snapToGrid/>
        <w:spacing w:before="157" w:beforeLines="50" w:after="157" w:afterLines="50" w:line="360" w:lineRule="auto"/>
        <w:ind w:firstLineChars="0"/>
        <w:jc w:val="left"/>
        <w:textAlignment w:val="auto"/>
        <w:rPr>
          <w:rFonts w:hint="default" w:ascii="宋体" w:hAnsi="宋体" w:eastAsia="宋体" w:cs="宋体"/>
          <w:b/>
          <w:color w:val="333333"/>
          <w:sz w:val="28"/>
          <w:szCs w:val="21"/>
          <w:lang w:val="en-US" w:eastAsia="zh-CN"/>
        </w:rPr>
      </w:pPr>
      <w:r>
        <w:rPr>
          <w:rFonts w:hint="eastAsia" w:ascii="宋体" w:hAnsi="宋体" w:eastAsia="宋体" w:cs="宋体"/>
          <w:sz w:val="24"/>
          <w:szCs w:val="24"/>
        </w:rPr>
        <w:t>有关开发项目历史的报告。</w:t>
      </w:r>
    </w:p>
    <w:p>
      <w:pPr>
        <w:pStyle w:val="2"/>
        <w:bidi w:val="0"/>
        <w:rPr>
          <w:rFonts w:hint="eastAsia" w:ascii="宋体" w:hAnsi="宋体" w:eastAsia="宋体" w:cs="宋体"/>
          <w:sz w:val="32"/>
          <w:szCs w:val="32"/>
        </w:rPr>
      </w:pPr>
      <w:bookmarkStart w:id="68" w:name="_Toc19308"/>
      <w:r>
        <w:rPr>
          <w:rFonts w:hint="eastAsia" w:ascii="宋体" w:hAnsi="宋体" w:eastAsia="宋体" w:cs="宋体"/>
          <w:sz w:val="32"/>
          <w:szCs w:val="32"/>
        </w:rPr>
        <w:t xml:space="preserve"> </w:t>
      </w:r>
      <w:bookmarkStart w:id="69" w:name="_Toc20676"/>
      <w:r>
        <w:rPr>
          <w:rFonts w:hint="eastAsia" w:ascii="宋体" w:hAnsi="宋体" w:eastAsia="宋体" w:cs="宋体"/>
          <w:sz w:val="32"/>
          <w:szCs w:val="32"/>
        </w:rPr>
        <w:t>流程</w:t>
      </w:r>
      <w:bookmarkEnd w:id="68"/>
      <w:bookmarkEnd w:id="69"/>
    </w:p>
    <w:p>
      <w:pPr>
        <w:pStyle w:val="3"/>
        <w:bidi w:val="0"/>
        <w:rPr>
          <w:rFonts w:hint="eastAsia" w:ascii="宋体" w:hAnsi="宋体" w:eastAsia="宋体" w:cs="宋体"/>
          <w:sz w:val="28"/>
          <w:szCs w:val="28"/>
        </w:rPr>
      </w:pPr>
      <w:bookmarkStart w:id="70" w:name="_Toc14417"/>
      <w:bookmarkStart w:id="71" w:name="_Toc4930"/>
      <w:r>
        <w:rPr>
          <w:rFonts w:hint="eastAsia" w:ascii="宋体" w:hAnsi="宋体" w:eastAsia="宋体" w:cs="宋体"/>
          <w:sz w:val="28"/>
          <w:szCs w:val="28"/>
        </w:rPr>
        <w:t>修改的审批程序</w:t>
      </w:r>
      <w:bookmarkEnd w:id="70"/>
      <w:bookmarkEnd w:id="71"/>
    </w:p>
    <w:p>
      <w:pPr>
        <w:tabs>
          <w:tab w:val="left" w:pos="312"/>
        </w:tabs>
        <w:spacing w:line="360" w:lineRule="auto"/>
        <w:jc w:val="left"/>
        <w:rPr>
          <w:rFonts w:hint="default" w:ascii="宋体" w:hAnsi="宋体" w:eastAsia="宋体" w:cs="宋体"/>
          <w:sz w:val="24"/>
          <w:szCs w:val="24"/>
          <w:lang w:val="en-US" w:eastAsia="zh-CN"/>
        </w:rPr>
      </w:pPr>
      <w:r>
        <w:rPr>
          <w:rFonts w:hint="eastAsia" w:ascii="宋体" w:hAnsi="宋体" w:cs="宋体"/>
          <w:sz w:val="24"/>
          <w:szCs w:val="24"/>
          <w:lang w:val="en-US" w:eastAsia="zh-CN"/>
        </w:rPr>
        <w:tab/>
      </w:r>
      <w:r>
        <w:rPr>
          <w:rFonts w:hint="eastAsia" w:ascii="宋体" w:hAnsi="宋体" w:eastAsia="宋体" w:cs="宋体"/>
          <w:sz w:val="24"/>
          <w:szCs w:val="24"/>
          <w:lang w:val="en-US" w:eastAsia="zh-CN"/>
        </w:rPr>
        <w:t>两类修改的审批流程如下</w:t>
      </w:r>
      <w:r>
        <w:rPr>
          <w:rFonts w:hint="eastAsia" w:ascii="宋体" w:hAnsi="宋体" w:cs="宋体"/>
          <w:sz w:val="24"/>
          <w:szCs w:val="24"/>
          <w:lang w:val="en-US" w:eastAsia="zh-CN"/>
        </w:rPr>
        <w:t>表所示：</w:t>
      </w:r>
    </w:p>
    <w:tbl>
      <w:tblPr>
        <w:tblStyle w:val="19"/>
        <w:tblW w:w="0" w:type="auto"/>
        <w:tblInd w:w="2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3665"/>
        <w:gridCol w:w="3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982"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步骤</w:t>
            </w:r>
          </w:p>
        </w:tc>
        <w:tc>
          <w:tcPr>
            <w:tcW w:w="3665"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A类修改的审批程序</w:t>
            </w:r>
          </w:p>
        </w:tc>
        <w:tc>
          <w:tcPr>
            <w:tcW w:w="3609" w:type="dxa"/>
            <w:shd w:val="clear" w:color="auto" w:fill="D7D7D7"/>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center"/>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B类修改的审批程序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发现问题，填写软件问题报告单</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发现问题，填写软件问题报告单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trPr>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软件配置管理小组评审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子系统配置管理人员评审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项目总体组批准</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子系统负责人批准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修改配置并填写软件修改报告单</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修改配置并填写软件修改报告单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项目组长评审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软件质量保证小组评审</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子系统质量保证人员评审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2"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w:t>
            </w:r>
          </w:p>
        </w:tc>
        <w:tc>
          <w:tcPr>
            <w:tcW w:w="3665"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总体组批准</w:t>
            </w:r>
          </w:p>
        </w:tc>
        <w:tc>
          <w:tcPr>
            <w:tcW w:w="3609" w:type="dxa"/>
            <w:noWrap w:val="0"/>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项目的软件配置管理小组与子系统负责人共同批准</w:t>
            </w:r>
          </w:p>
        </w:tc>
      </w:tr>
    </w:tbl>
    <w:p>
      <w:pPr>
        <w:pStyle w:val="3"/>
        <w:bidi w:val="0"/>
        <w:rPr>
          <w:rFonts w:hint="eastAsia" w:ascii="宋体" w:hAnsi="宋体" w:eastAsia="宋体" w:cs="宋体"/>
          <w:sz w:val="28"/>
          <w:szCs w:val="28"/>
        </w:rPr>
      </w:pPr>
      <w:bookmarkStart w:id="72" w:name="_Toc26213"/>
      <w:r>
        <w:rPr>
          <w:rFonts w:hint="eastAsia" w:ascii="宋体" w:hAnsi="宋体" w:eastAsia="宋体" w:cs="宋体"/>
          <w:sz w:val="28"/>
          <w:szCs w:val="28"/>
        </w:rPr>
        <w:t xml:space="preserve"> </w:t>
      </w:r>
      <w:bookmarkStart w:id="73" w:name="_Toc15173"/>
      <w:r>
        <w:rPr>
          <w:rFonts w:hint="eastAsia" w:ascii="宋体" w:hAnsi="宋体" w:eastAsia="宋体" w:cs="宋体"/>
          <w:sz w:val="28"/>
          <w:szCs w:val="28"/>
        </w:rPr>
        <w:t>软件配置管理计划的实现</w:t>
      </w:r>
      <w:bookmarkEnd w:id="72"/>
      <w:bookmarkEnd w:id="73"/>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在实现软件配置管理计划的过程中，要特别注意实现以下三个里程碑：</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建立软件配置管理小组</w:t>
      </w:r>
      <w:r>
        <w:rPr>
          <w:rFonts w:hint="eastAsia" w:ascii="宋体" w:hAnsi="宋体" w:eastAsia="宋体" w:cs="宋体"/>
          <w:sz w:val="24"/>
          <w:szCs w:val="24"/>
        </w:rPr>
        <w:t>：在项目总体组批准软件配置管理计划之后，立即成立软件配置管理小组；</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建立各阶段的配置基线</w:t>
      </w:r>
      <w:r>
        <w:rPr>
          <w:rFonts w:hint="eastAsia" w:ascii="宋体" w:hAnsi="宋体" w:eastAsia="宋体" w:cs="宋体"/>
          <w:sz w:val="24"/>
          <w:szCs w:val="24"/>
        </w:rPr>
        <w:t>：随着软件系统及其所属各子系统的任务书的评审和批准，建立起功能基线；随着总体组编写的《软件需求规格说明书》的批准，建立起指派基线；随着工程化软件系统的集成与系统测试的完成，建立起产品基线。</w:t>
      </w:r>
    </w:p>
    <w:p>
      <w:pPr>
        <w:keepNext w:val="0"/>
        <w:keepLines w:val="0"/>
        <w:pageBreakBefore w:val="0"/>
        <w:widowControl w:val="0"/>
        <w:numPr>
          <w:ilvl w:val="0"/>
          <w:numId w:val="3"/>
        </w:numPr>
        <w:kinsoku/>
        <w:wordWrap/>
        <w:overflowPunct/>
        <w:topLinePunct w:val="0"/>
        <w:autoSpaceDE/>
        <w:autoSpaceDN/>
        <w:bidi w:val="0"/>
        <w:adjustRightInd/>
        <w:snapToGrid/>
        <w:spacing w:before="157" w:beforeLines="50" w:after="157" w:afterLines="50" w:line="360" w:lineRule="auto"/>
        <w:ind w:left="425" w:leftChars="0" w:hanging="425" w:firstLineChars="0"/>
        <w:jc w:val="left"/>
        <w:textAlignment w:val="auto"/>
        <w:rPr>
          <w:rFonts w:hint="eastAsia" w:ascii="宋体" w:hAnsi="宋体" w:eastAsia="宋体" w:cs="宋体"/>
          <w:sz w:val="24"/>
          <w:szCs w:val="24"/>
        </w:rPr>
      </w:pPr>
      <w:r>
        <w:rPr>
          <w:rFonts w:hint="eastAsia" w:ascii="宋体" w:hAnsi="宋体" w:eastAsia="宋体" w:cs="宋体"/>
          <w:b/>
          <w:bCs/>
          <w:sz w:val="24"/>
          <w:szCs w:val="24"/>
        </w:rPr>
        <w:t>建立软件库使用GI</w:t>
      </w:r>
      <w:r>
        <w:rPr>
          <w:rFonts w:hint="eastAsia" w:ascii="宋体" w:hAnsi="宋体" w:cs="宋体"/>
          <w:b/>
          <w:bCs/>
          <w:sz w:val="24"/>
          <w:szCs w:val="24"/>
          <w:lang w:val="en-US" w:eastAsia="zh-CN"/>
        </w:rPr>
        <w:t>T</w:t>
      </w:r>
      <w:r>
        <w:rPr>
          <w:rFonts w:hint="eastAsia" w:ascii="宋体" w:hAnsi="宋体" w:eastAsia="宋体" w:cs="宋体"/>
          <w:b/>
          <w:bCs/>
          <w:sz w:val="24"/>
          <w:szCs w:val="24"/>
        </w:rPr>
        <w:t>仓库进行版本管理</w:t>
      </w:r>
      <w:r>
        <w:rPr>
          <w:rFonts w:hint="eastAsia" w:ascii="宋体" w:hAnsi="宋体" w:eastAsia="宋体" w:cs="宋体"/>
          <w:sz w:val="24"/>
          <w:szCs w:val="24"/>
        </w:rPr>
        <w:t>：在本项目所属的各个子系统的研制工作的开始，就建立起各个子系统的软件开发库，并在本项目配置管理小组的计算机上建立起有关该系统及其子系统的软件受控库。</w:t>
      </w:r>
    </w:p>
    <w:p>
      <w:pPr>
        <w:jc w:val="both"/>
        <w:rPr>
          <w:rFonts w:hint="eastAsia"/>
          <w:b/>
          <w:bCs/>
          <w:sz w:val="36"/>
          <w:szCs w:val="36"/>
        </w:rPr>
      </w:pPr>
    </w:p>
    <w:p>
      <w:pPr>
        <w:keepNext w:val="0"/>
        <w:keepLines w:val="0"/>
        <w:widowControl/>
        <w:suppressLineNumbers w:val="0"/>
        <w:spacing w:line="360" w:lineRule="auto"/>
        <w:jc w:val="left"/>
        <w:rPr>
          <w:rFonts w:hint="eastAsia" w:ascii="微软雅黑" w:hAnsi="微软雅黑" w:eastAsia="微软雅黑" w:cs="微软雅黑"/>
          <w:b w:val="0"/>
          <w:bCs w:val="0"/>
          <w:sz w:val="21"/>
          <w:szCs w:val="22"/>
          <w:vertAlign w:val="baseline"/>
          <w:lang w:val="en-US" w:eastAsia="zh-CN"/>
        </w:rPr>
      </w:pPr>
    </w:p>
    <w:sectPr>
      <w:headerReference r:id="rId3" w:type="default"/>
      <w:pgSz w:w="11906" w:h="16838"/>
      <w:pgMar w:top="1440" w:right="1800" w:bottom="1440" w:left="1800" w:header="851" w:footer="680"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auto" w:sz="4" w:space="1"/>
      </w:pBdr>
      <w:jc w:val="both"/>
      <w:rPr>
        <w:rFonts w:hint="default" w:eastAsia="宋体"/>
        <w:lang w:val="en-US" w:eastAsia="zh-CN"/>
      </w:rPr>
    </w:pPr>
    <w:r>
      <w:rPr>
        <w:rFonts w:hint="eastAsia"/>
        <w:lang w:val="en-US" w:eastAsia="zh-CN"/>
      </w:rPr>
      <w:t>网络文学大数据分析系统                 软件配置管理计划              西工大-华迪实训第四小组</w:t>
    </w: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1D6771"/>
    <w:multiLevelType w:val="multilevel"/>
    <w:tmpl w:val="B01D6771"/>
    <w:lvl w:ilvl="0" w:tentative="0">
      <w:start w:val="1"/>
      <w:numFmt w:val="decimal"/>
      <w:pStyle w:val="2"/>
      <w:lvlText w:val="%1"/>
      <w:lvlJc w:val="left"/>
      <w:pPr>
        <w:ind w:left="432" w:hanging="432"/>
      </w:pPr>
      <w:rPr>
        <w:rFonts w:hint="default" w:ascii="宋体" w:hAnsi="宋体" w:eastAsia="宋体" w:cs="宋体"/>
      </w:rPr>
    </w:lvl>
    <w:lvl w:ilvl="1" w:tentative="0">
      <w:start w:val="1"/>
      <w:numFmt w:val="decimal"/>
      <w:pStyle w:val="3"/>
      <w:lvlText w:val="%1.%2"/>
      <w:lvlJc w:val="left"/>
      <w:pPr>
        <w:ind w:left="575" w:hanging="575"/>
      </w:pPr>
      <w:rPr>
        <w:rFonts w:hint="default" w:ascii="宋体" w:hAnsi="宋体" w:eastAsia="宋体" w:cs="宋体"/>
      </w:rPr>
    </w:lvl>
    <w:lvl w:ilvl="2" w:tentative="0">
      <w:start w:val="1"/>
      <w:numFmt w:val="decimal"/>
      <w:pStyle w:val="4"/>
      <w:lvlText w:val="%1.%2.%3"/>
      <w:lvlJc w:val="left"/>
      <w:pPr>
        <w:ind w:left="720" w:hanging="720"/>
      </w:pPr>
      <w:rPr>
        <w:rFonts w:hint="default" w:ascii="宋体" w:hAnsi="宋体" w:eastAsia="宋体" w:cs="宋体"/>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02875F9B"/>
    <w:multiLevelType w:val="singleLevel"/>
    <w:tmpl w:val="02875F9B"/>
    <w:lvl w:ilvl="0" w:tentative="0">
      <w:start w:val="1"/>
      <w:numFmt w:val="upperLetter"/>
      <w:lvlText w:val="%1."/>
      <w:lvlJc w:val="left"/>
      <w:pPr>
        <w:tabs>
          <w:tab w:val="left" w:pos="420"/>
        </w:tabs>
        <w:ind w:left="425" w:hanging="425"/>
      </w:pPr>
      <w:rPr>
        <w:rFonts w:hint="default"/>
      </w:rPr>
    </w:lvl>
  </w:abstractNum>
  <w:abstractNum w:abstractNumId="2">
    <w:nsid w:val="2C1858AA"/>
    <w:multiLevelType w:val="multilevel"/>
    <w:tmpl w:val="2C1858AA"/>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江南 黄">
    <w15:presenceInfo w15:providerId="None" w15:userId="江南 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357D15"/>
    <w:rsid w:val="053D2090"/>
    <w:rsid w:val="06952C4B"/>
    <w:rsid w:val="07530DBF"/>
    <w:rsid w:val="09B37BA0"/>
    <w:rsid w:val="0B6F2D1C"/>
    <w:rsid w:val="0B8C59F4"/>
    <w:rsid w:val="0D4E2AD4"/>
    <w:rsid w:val="101968EC"/>
    <w:rsid w:val="1464613A"/>
    <w:rsid w:val="1AC202AC"/>
    <w:rsid w:val="1AEC59FD"/>
    <w:rsid w:val="1BD761A8"/>
    <w:rsid w:val="20154D4E"/>
    <w:rsid w:val="25BE15DD"/>
    <w:rsid w:val="272A67AE"/>
    <w:rsid w:val="29BD0262"/>
    <w:rsid w:val="2C707512"/>
    <w:rsid w:val="2D3B2A96"/>
    <w:rsid w:val="325447B2"/>
    <w:rsid w:val="32F641B3"/>
    <w:rsid w:val="33D13D98"/>
    <w:rsid w:val="39E73549"/>
    <w:rsid w:val="3B0A0039"/>
    <w:rsid w:val="3E793D2D"/>
    <w:rsid w:val="42482AF6"/>
    <w:rsid w:val="456E6684"/>
    <w:rsid w:val="45EA061F"/>
    <w:rsid w:val="47453862"/>
    <w:rsid w:val="48870118"/>
    <w:rsid w:val="494D2B24"/>
    <w:rsid w:val="4B6775B5"/>
    <w:rsid w:val="4B830EBB"/>
    <w:rsid w:val="4B8B1CE8"/>
    <w:rsid w:val="4E9D5609"/>
    <w:rsid w:val="52FC6217"/>
    <w:rsid w:val="55BF475C"/>
    <w:rsid w:val="58F737A3"/>
    <w:rsid w:val="594E229C"/>
    <w:rsid w:val="5EBE16DA"/>
    <w:rsid w:val="628E488D"/>
    <w:rsid w:val="648F5707"/>
    <w:rsid w:val="6AC02111"/>
    <w:rsid w:val="6BA57C89"/>
    <w:rsid w:val="6E357D15"/>
    <w:rsid w:val="75031066"/>
    <w:rsid w:val="767209D7"/>
    <w:rsid w:val="782A6442"/>
    <w:rsid w:val="7CCA19F7"/>
    <w:rsid w:val="7EA04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7"/>
    <w:qFormat/>
    <w:uiPriority w:val="0"/>
    <w:pPr>
      <w:keepNext/>
      <w:keepLines/>
      <w:numPr>
        <w:ilvl w:val="0"/>
        <w:numId w:val="1"/>
      </w:numPr>
      <w:spacing w:before="340" w:beforeLines="0" w:beforeAutospacing="0" w:after="330" w:afterLines="0" w:afterAutospacing="0" w:line="576" w:lineRule="auto"/>
      <w:ind w:left="432" w:hanging="432"/>
      <w:outlineLvl w:val="0"/>
    </w:pPr>
    <w:rPr>
      <w:rFonts w:eastAsia="宋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宋体"/>
      <w:b/>
      <w:sz w:val="28"/>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eastAsia="宋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11">
    <w:name w:val="Body Text Indent"/>
    <w:basedOn w:val="1"/>
    <w:qFormat/>
    <w:uiPriority w:val="0"/>
    <w:pPr>
      <w:ind w:left="720"/>
    </w:pPr>
    <w:rPr>
      <w:i/>
      <w:color w:val="0000FF"/>
      <w:u w:val="single"/>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paragraph" w:styleId="22">
    <w:name w:val="List Paragraph"/>
    <w:basedOn w:val="1"/>
    <w:qFormat/>
    <w:uiPriority w:val="99"/>
    <w:pPr>
      <w:ind w:firstLine="420" w:firstLineChars="200"/>
    </w:pPr>
  </w:style>
  <w:style w:type="paragraph" w:customStyle="1" w:styleId="23">
    <w:name w:val="WPSOffice手动目录 1"/>
    <w:qFormat/>
    <w:uiPriority w:val="0"/>
    <w:pPr>
      <w:ind w:leftChars="0"/>
    </w:pPr>
    <w:rPr>
      <w:rFonts w:asciiTheme="minorHAnsi" w:hAnsiTheme="minorHAnsi" w:eastAsiaTheme="minorEastAsia" w:cstheme="minorBidi"/>
      <w:sz w:val="20"/>
      <w:szCs w:val="20"/>
    </w:rPr>
  </w:style>
  <w:style w:type="paragraph" w:customStyle="1" w:styleId="24">
    <w:name w:val="WPSOffice手动目录 2"/>
    <w:qFormat/>
    <w:uiPriority w:val="0"/>
    <w:pPr>
      <w:ind w:leftChars="200"/>
    </w:pPr>
    <w:rPr>
      <w:rFonts w:asciiTheme="minorHAnsi" w:hAnsiTheme="minorHAnsi" w:eastAsiaTheme="minorEastAsia" w:cstheme="minorBidi"/>
      <w:sz w:val="20"/>
      <w:szCs w:val="20"/>
    </w:rPr>
  </w:style>
  <w:style w:type="paragraph" w:customStyle="1" w:styleId="25">
    <w:name w:val="WPSOffice手动目录 3"/>
    <w:qFormat/>
    <w:uiPriority w:val="0"/>
    <w:pPr>
      <w:ind w:leftChars="400"/>
    </w:pPr>
    <w:rPr>
      <w:rFonts w:asciiTheme="minorHAnsi" w:hAnsiTheme="minorHAnsi" w:eastAsiaTheme="minorEastAsia" w:cstheme="minorBidi"/>
      <w:sz w:val="20"/>
      <w:szCs w:val="20"/>
    </w:rPr>
  </w:style>
  <w:style w:type="paragraph" w:customStyle="1" w:styleId="26">
    <w:name w:val="11首头"/>
    <w:basedOn w:val="1"/>
    <w:qFormat/>
    <w:uiPriority w:val="0"/>
    <w:pPr>
      <w:spacing w:line="300" w:lineRule="auto"/>
    </w:pPr>
    <w:rPr>
      <w:rFonts w:ascii="黑体" w:eastAsia="黑体"/>
      <w:b/>
      <w:sz w:val="24"/>
    </w:rPr>
  </w:style>
  <w:style w:type="character" w:customStyle="1" w:styleId="27">
    <w:name w:val="标题 1 字符"/>
    <w:basedOn w:val="20"/>
    <w:link w:val="2"/>
    <w:qFormat/>
    <w:uiPriority w:val="0"/>
    <w:rPr>
      <w:rFonts w:eastAsia="宋体" w:asciiTheme="minorAscii" w:hAnsiTheme="minorAscii"/>
      <w:b/>
      <w:kern w:val="44"/>
      <w:sz w:val="32"/>
    </w:rPr>
  </w:style>
  <w:style w:type="paragraph" w:customStyle="1" w:styleId="28">
    <w:name w:val="文档正文"/>
    <w:basedOn w:val="1"/>
    <w:qFormat/>
    <w:uiPriority w:val="0"/>
    <w:pPr>
      <w:adjustRightInd w:val="0"/>
      <w:spacing w:line="360" w:lineRule="auto"/>
      <w:textAlignment w:val="baseline"/>
    </w:pPr>
    <w:rPr>
      <w:rFonts w:ascii="宋体" w:hAnsi="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2020-03-20T01:24:00Z</dcterms:created>
  <dc:creator>Q</dc:creator>
  <cp:lastModifiedBy>dell</cp:lastModifiedBy>
  <dcterms:modified xsi:type="dcterms:W3CDTF">2020-08-17T07:38:29Z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